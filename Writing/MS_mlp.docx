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77777777"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ins w:id="0" w:author="M P" w:date="2014-03-05T10:53:00Z">
        <w:r w:rsidR="00C84A5D" w:rsidRPr="003B1C03">
          <w:rPr>
            <w:rFonts w:ascii="Avenir Book" w:hAnsi="Avenir Book"/>
            <w:color w:val="auto"/>
          </w:rPr>
          <w:t xml:space="preserve"> velocity</w:t>
        </w:r>
      </w:ins>
      <w:r w:rsidRPr="00A53F62">
        <w:rPr>
          <w:rFonts w:ascii="Avenir Book" w:hAnsi="Avenir Book"/>
          <w:color w:val="auto"/>
        </w:rPr>
        <w:t xml:space="preserve"> 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Malin Pinsky</w:t>
      </w:r>
      <w:r w:rsidR="00575C48" w:rsidRPr="003B1C03">
        <w:rPr>
          <w:rFonts w:ascii="Avenir Book" w:hAnsi="Avenir Book"/>
          <w:vertAlign w:val="superscript"/>
        </w:rPr>
        <w:t>1,3</w:t>
      </w:r>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1" w:name="abstract"/>
      <w:r w:rsidRPr="003B1C03">
        <w:rPr>
          <w:rFonts w:ascii="Avenir Book" w:hAnsi="Avenir Book"/>
          <w:color w:val="auto"/>
        </w:rPr>
        <w:lastRenderedPageBreak/>
        <w:t>Abstract</w:t>
      </w:r>
    </w:p>
    <w:bookmarkEnd w:id="1"/>
    <w:p w14:paraId="5D1E80B3" w14:textId="480EBAB1" w:rsidR="00917458" w:rsidRPr="003B1C03" w:rsidRDefault="00C84A5D" w:rsidP="00AD2D55">
      <w:pPr>
        <w:spacing w:line="480" w:lineRule="auto"/>
        <w:rPr>
          <w:rFonts w:ascii="Avenir Book" w:hAnsi="Avenir Book"/>
        </w:rPr>
      </w:pPr>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w:t>
      </w:r>
      <w:ins w:id="2" w:author="M P" w:date="2014-03-23T13:07:00Z">
        <w:r w:rsidR="00CA1C7A">
          <w:rPr>
            <w:rFonts w:ascii="Avenir Book" w:hAnsi="Avenir Book"/>
          </w:rPr>
          <w:t>, with an ecological modeling approach</w:t>
        </w:r>
      </w:ins>
      <w:r w:rsidR="00C42150" w:rsidRPr="003B1C03">
        <w:rPr>
          <w:rFonts w:ascii="Avenir Book" w:hAnsi="Avenir Book"/>
        </w:rPr>
        <w:t>.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seascape).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w:t>
      </w:r>
      <w:ins w:id="3" w:author="M P" w:date="2014-03-23T13:08:00Z">
        <w:r w:rsidR="00CA1C7A">
          <w:rPr>
            <w:rFonts w:ascii="Avenir Book" w:hAnsi="Avenir Book"/>
          </w:rPr>
          <w:t xml:space="preserve">cumulatively </w:t>
        </w:r>
      </w:ins>
      <w:r w:rsidR="00575C48" w:rsidRPr="003B1C03">
        <w:rPr>
          <w:rFonts w:ascii="Avenir Book" w:hAnsi="Avenir Book"/>
        </w:rPr>
        <w:t>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but that critical thresholds</w:t>
      </w:r>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nearly additively</w:t>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4" w:name="introduction"/>
      <w:r w:rsidRPr="003B1C03">
        <w:rPr>
          <w:rFonts w:ascii="Avenir Book" w:hAnsi="Avenir Book"/>
          <w:color w:val="auto"/>
        </w:rPr>
        <w:lastRenderedPageBreak/>
        <w:t>Introduction</w:t>
      </w:r>
    </w:p>
    <w:bookmarkEnd w:id="4"/>
    <w:p w14:paraId="16F06C26" w14:textId="197DB9AF" w:rsidR="00917458" w:rsidRPr="003B1C03" w:rsidRDefault="00E27CB0" w:rsidP="00AD2D55">
      <w:pPr>
        <w:spacing w:line="480" w:lineRule="auto"/>
        <w:rPr>
          <w:rFonts w:ascii="Avenir Book" w:hAnsi="Avenir Book"/>
        </w:rPr>
      </w:pPr>
      <w:ins w:id="5" w:author="M P" w:date="2014-03-23T13:09:00Z">
        <w:r>
          <w:rPr>
            <w:rFonts w:ascii="Avenir Book" w:hAnsi="Avenir Book"/>
          </w:rPr>
          <w:t>There are many</w:t>
        </w:r>
      </w:ins>
      <w:r w:rsidR="00575C48" w:rsidRPr="003B1C03">
        <w:rPr>
          <w:rFonts w:ascii="Avenir Book" w:hAnsi="Avenir Book"/>
        </w:rPr>
        <w:t xml:space="preserve"> stressors </w:t>
      </w:r>
      <w:ins w:id="6" w:author="M P" w:date="2014-03-23T13:09:00Z">
        <w:r>
          <w:rPr>
            <w:rFonts w:ascii="Avenir Book" w:hAnsi="Avenir Book"/>
          </w:rPr>
          <w:t xml:space="preserve">that </w:t>
        </w:r>
      </w:ins>
      <w:r w:rsidR="00575C48" w:rsidRPr="003B1C03">
        <w:rPr>
          <w:rFonts w:ascii="Avenir Book" w:hAnsi="Avenir Book"/>
        </w:rPr>
        <w:t xml:space="preserve">can disturb an ecosystem, and ecologists have </w:t>
      </w:r>
      <w:ins w:id="7" w:author="M P" w:date="2014-03-23T13:10:00Z">
        <w:r>
          <w:rPr>
            <w:rFonts w:ascii="Avenir Book" w:hAnsi="Avenir Book"/>
          </w:rPr>
          <w:t xml:space="preserve">long </w:t>
        </w:r>
      </w:ins>
      <w:r w:rsidR="00575C48" w:rsidRPr="003B1C03">
        <w:rPr>
          <w:rFonts w:ascii="Avenir Book" w:hAnsi="Avenir Book"/>
        </w:rPr>
        <w:t xml:space="preserve">quantified the consequences of </w:t>
      </w:r>
      <w:ins w:id="8" w:author="M P" w:date="2014-03-23T13:10:00Z">
        <w:r>
          <w:rPr>
            <w:rFonts w:ascii="Avenir Book" w:hAnsi="Avenir Book"/>
          </w:rPr>
          <w:t>individual</w:t>
        </w:r>
      </w:ins>
      <w:r w:rsidR="00575C48" w:rsidRPr="003B1C03">
        <w:rPr>
          <w:rFonts w:ascii="Avenir Book" w:hAnsi="Avenir Book"/>
        </w:rPr>
        <w:t xml:space="preserve"> perturbations (Wilcove et al. 1998). Less work, however, has been done to measure the effects of multiple stressors and the interactions between them</w:t>
      </w:r>
      <w:ins w:id="9" w:author="M P" w:date="2014-03-23T13:10:00Z">
        <w:r>
          <w:rPr>
            <w:rFonts w:ascii="Avenir Book" w:hAnsi="Avenir Book"/>
          </w:rPr>
          <w:t xml:space="preserve"> (</w:t>
        </w:r>
        <w:r w:rsidRPr="003B1C03">
          <w:rPr>
            <w:rFonts w:ascii="Avenir Book" w:hAnsi="Avenir Book"/>
          </w:rPr>
          <w:t>Crain, Kroeker, and Halpern 2008; Darling and Côté 2008</w:t>
        </w:r>
        <w:r>
          <w:rPr>
            <w:rFonts w:ascii="Avenir Book" w:hAnsi="Avenir Book"/>
          </w:rPr>
          <w:t>)</w:t>
        </w:r>
      </w:ins>
      <w:r w:rsidR="00575C48" w:rsidRPr="003B1C03">
        <w:rPr>
          <w:rFonts w:ascii="Avenir Book" w:hAnsi="Avenir Book"/>
        </w:rPr>
        <w:t xml:space="preserve">. If disturbances interact synergistically, a perturbation that has little effect when occurring </w:t>
      </w:r>
      <w:ins w:id="10" w:author="M P" w:date="2014-03-23T13:10:00Z">
        <w:r>
          <w:rPr>
            <w:rFonts w:ascii="Avenir Book" w:hAnsi="Avenir Book"/>
          </w:rPr>
          <w:t>alone</w:t>
        </w:r>
        <w:r w:rsidRPr="003B1C03">
          <w:rPr>
            <w:rFonts w:ascii="Avenir Book" w:hAnsi="Avenir Book"/>
          </w:rPr>
          <w:t xml:space="preserve"> </w:t>
        </w:r>
      </w:ins>
      <w:r w:rsidR="00575C48" w:rsidRPr="003B1C03">
        <w:rPr>
          <w:rFonts w:ascii="Avenir Book" w:hAnsi="Avenir Book"/>
        </w:rPr>
        <w:t xml:space="preserve">may amplify the disturbance caused by a coincident perturbation (Crain, Kroeker, and Halpern 2008; Darling and Côté 2008; Nye, Gamble, and Link 2013; Gurevitch, Morrison, and Hedges 2000). In the most worrying cases, interactions between multiple stressors could drive a population extinct even though assessments of </w:t>
      </w:r>
      <w:ins w:id="11" w:author="M P" w:date="2014-03-23T13:11:00Z">
        <w:r>
          <w:rPr>
            <w:rFonts w:ascii="Avenir Book" w:hAnsi="Avenir Book"/>
          </w:rPr>
          <w:t xml:space="preserve">individual </w:t>
        </w:r>
      </w:ins>
      <w:r w:rsidR="00575C48" w:rsidRPr="003B1C03">
        <w:rPr>
          <w:rFonts w:ascii="Avenir Book" w:hAnsi="Avenir Book"/>
        </w:rPr>
        <w:t xml:space="preserve">impacts predict the population to be robust (e.g. Pelletier et al. (2006)). </w:t>
      </w:r>
      <w:r w:rsidR="003228DC">
        <w:rPr>
          <w:rFonts w:ascii="Avenir Book" w:hAnsi="Avenir Book"/>
        </w:rPr>
        <w:t>Because d</w:t>
      </w:r>
      <w:r w:rsidR="00575C48"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00575C48" w:rsidRPr="003B1C03">
        <w:rPr>
          <w:rFonts w:ascii="Avenir Book" w:hAnsi="Avenir Book"/>
        </w:rPr>
        <w:t xml:space="preserve">a better understanding of likely impacts to </w:t>
      </w:r>
      <w:r w:rsidR="00A436F4" w:rsidRPr="003B1C03">
        <w:rPr>
          <w:rFonts w:ascii="Avenir Book" w:hAnsi="Avenir Book"/>
        </w:rPr>
        <w:t>an eco</w:t>
      </w:r>
      <w:r w:rsidR="00575C48" w:rsidRPr="003B1C03">
        <w:rPr>
          <w:rFonts w:ascii="Avenir Book" w:hAnsi="Avenir Book"/>
        </w:rPr>
        <w:t>system (Doak and Morris 2010; Fordham et al. 2013; Folt et al. 1999).</w:t>
      </w:r>
    </w:p>
    <w:p w14:paraId="7FCE0798" w14:textId="58AB44FD" w:rsidR="00EC2ADB" w:rsidRDefault="00575C48" w:rsidP="00AD2D55">
      <w:pPr>
        <w:spacing w:line="480" w:lineRule="auto"/>
        <w:rPr>
          <w:ins w:id="12" w:author="M P" w:date="2014-03-23T13:30:00Z"/>
          <w:rFonts w:ascii="Avenir Book" w:hAnsi="Avenir Book"/>
        </w:rPr>
      </w:pPr>
      <w:r w:rsidRPr="003B1C03">
        <w:rPr>
          <w:rFonts w:ascii="Avenir Book" w:hAnsi="Avenir Book"/>
        </w:rPr>
        <w:t xml:space="preserve">Climate change and </w:t>
      </w:r>
      <w:r w:rsidR="00271082" w:rsidRPr="003B1C03">
        <w:rPr>
          <w:rFonts w:ascii="Avenir Book" w:hAnsi="Avenir Book"/>
        </w:rPr>
        <w:t>harvest</w:t>
      </w:r>
      <w:r w:rsidRPr="003B1C03">
        <w:rPr>
          <w:rFonts w:ascii="Avenir Book" w:hAnsi="Avenir Book"/>
        </w:rPr>
        <w:t xml:space="preserve">, two of the largest </w:t>
      </w:r>
      <w:r w:rsidR="003228DC">
        <w:rPr>
          <w:rFonts w:ascii="Avenir Book" w:hAnsi="Avenir Book"/>
        </w:rPr>
        <w:t>anthropogenic</w:t>
      </w:r>
      <w:r w:rsidR="003228DC" w:rsidRPr="003B1C03">
        <w:rPr>
          <w:rFonts w:ascii="Avenir Book" w:hAnsi="Avenir Book"/>
        </w:rPr>
        <w:t xml:space="preserve"> </w:t>
      </w:r>
      <w:r w:rsidRPr="003B1C03">
        <w:rPr>
          <w:rFonts w:ascii="Avenir Book" w:hAnsi="Avenir Book"/>
        </w:rPr>
        <w:t xml:space="preserve">impacts </w:t>
      </w:r>
      <w:r w:rsidR="00271082" w:rsidRPr="003B1C03">
        <w:rPr>
          <w:rFonts w:ascii="Avenir Book" w:hAnsi="Avenir Book"/>
        </w:rPr>
        <w:t xml:space="preserve">for </w:t>
      </w:r>
      <w:r w:rsidR="003228DC">
        <w:rPr>
          <w:rFonts w:ascii="Avenir Book" w:hAnsi="Avenir Book"/>
        </w:rPr>
        <w:t xml:space="preserve">both </w:t>
      </w:r>
      <w:ins w:id="13" w:author="M P" w:date="2014-03-23T13:11:00Z">
        <w:r w:rsidR="00E27CB0">
          <w:rPr>
            <w:rFonts w:ascii="Avenir Book" w:hAnsi="Avenir Book"/>
          </w:rPr>
          <w:t xml:space="preserve">marine </w:t>
        </w:r>
      </w:ins>
      <w:r w:rsidR="003228DC">
        <w:rPr>
          <w:rFonts w:ascii="Avenir Book" w:hAnsi="Avenir Book"/>
        </w:rPr>
        <w:t xml:space="preserve">and terrestrial </w:t>
      </w:r>
      <w:r w:rsidR="00271082" w:rsidRPr="003B1C03">
        <w:rPr>
          <w:rFonts w:ascii="Avenir Book" w:hAnsi="Avenir Book"/>
        </w:rPr>
        <w:t xml:space="preserve">species </w:t>
      </w:r>
      <w:r w:rsidRPr="003B1C03">
        <w:rPr>
          <w:rFonts w:ascii="Avenir Book" w:hAnsi="Avenir Book"/>
        </w:rPr>
        <w:t>(</w:t>
      </w:r>
      <w:r w:rsidR="003B1C03" w:rsidRPr="003B1C03">
        <w:rPr>
          <w:rFonts w:ascii="Avenir Book" w:hAnsi="Avenir Book"/>
        </w:rPr>
        <w:t xml:space="preserve">Milner-Gulland and Bennet 2003; </w:t>
      </w:r>
      <w:r w:rsidR="00827C28">
        <w:rPr>
          <w:rFonts w:ascii="Avenir Book" w:hAnsi="Avenir Book"/>
        </w:rPr>
        <w:t xml:space="preserve">Sekercioglu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Marine </w:t>
      </w:r>
      <w:r w:rsidR="00F4190C" w:rsidRPr="00827C28">
        <w:rPr>
          <w:rFonts w:ascii="Avenir Book" w:hAnsi="Avenir Book"/>
        </w:rPr>
        <w:t xml:space="preserve">and terrestrial species </w:t>
      </w:r>
      <w:r w:rsidRPr="00827C28">
        <w:rPr>
          <w:rFonts w:ascii="Avenir Book" w:hAnsi="Avenir Book"/>
        </w:rPr>
        <w:t xml:space="preserve">are already moving in response to climate change (Perry et al. 2005; </w:t>
      </w:r>
      <w:r w:rsidR="00B876C7" w:rsidRPr="00827C28">
        <w:rPr>
          <w:rFonts w:ascii="Avenir Book" w:hAnsi="Avenir Book"/>
        </w:rPr>
        <w:t xml:space="preserve">Chen et al. 2011; </w:t>
      </w:r>
      <w:r w:rsidR="00AD2D55" w:rsidRPr="00827C28">
        <w:rPr>
          <w:rFonts w:ascii="Avenir Book" w:hAnsi="Avenir Book"/>
        </w:rPr>
        <w:t>Pinsky et al. 2013</w:t>
      </w:r>
      <w:r w:rsidR="00AD2D55" w:rsidRPr="003B1C03">
        <w:rPr>
          <w:rFonts w:ascii="Avenir Book" w:hAnsi="Avenir Book"/>
        </w:rPr>
        <w:t xml:space="preserve">) </w:t>
      </w:r>
      <w:r w:rsidRPr="003B1C03">
        <w:rPr>
          <w:rFonts w:ascii="Avenir Book" w:hAnsi="Avenir Book"/>
        </w:rPr>
        <w:t xml:space="preserve">and are </w:t>
      </w:r>
      <w:r w:rsidRPr="003B1C03">
        <w:rPr>
          <w:rFonts w:ascii="Avenir Book" w:hAnsi="Avenir Book"/>
        </w:rPr>
        <w:lastRenderedPageBreak/>
        <w:t xml:space="preserve">projected to continue in the future (Kell, Pilling, and O’Brien 2005; Mackenzie et al. 2007). </w:t>
      </w:r>
      <w:r w:rsidR="00137C74" w:rsidRPr="00827C28">
        <w:rPr>
          <w:rFonts w:ascii="Avenir Book" w:hAnsi="Avenir Book"/>
        </w:rPr>
        <w:t xml:space="preserve">Climate velocity is the rate and direction that isotherms move across </w:t>
      </w:r>
      <w:r w:rsidR="00550D4E" w:rsidRPr="00827C28">
        <w:rPr>
          <w:rFonts w:ascii="Avenir Book" w:hAnsi="Avenir Book"/>
        </w:rPr>
        <w:t>the seascape (Loarie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past shifts in species distributions (Pinsky et al. 2013).</w:t>
      </w:r>
      <w:ins w:id="14" w:author="M P" w:date="2014-03-23T13:27:00Z">
        <w:r w:rsidR="00EC2ADB">
          <w:rPr>
            <w:rFonts w:ascii="Avenir Book" w:hAnsi="Avenir Book"/>
          </w:rPr>
          <w:t xml:space="preserve"> The ability of species to shift their distribution fast enough to keep pace with climate velocity is</w:t>
        </w:r>
      </w:ins>
      <w:ins w:id="15" w:author="M P" w:date="2014-03-23T13:28:00Z">
        <w:r w:rsidR="00EC2ADB">
          <w:rPr>
            <w:rFonts w:ascii="Avenir Book" w:hAnsi="Avenir Book"/>
          </w:rPr>
          <w:t xml:space="preserve"> a </w:t>
        </w:r>
      </w:ins>
      <w:ins w:id="16" w:author="M P" w:date="2014-03-23T13:27:00Z">
        <w:r w:rsidR="00EC2ADB">
          <w:rPr>
            <w:rFonts w:ascii="Avenir Book" w:hAnsi="Avenir Book"/>
          </w:rPr>
          <w:t>key factor determining which species survive climate change and which species do not</w:t>
        </w:r>
      </w:ins>
      <w:ins w:id="17" w:author="M P" w:date="2014-03-23T13:28:00Z">
        <w:r w:rsidR="00EC2ADB">
          <w:rPr>
            <w:rFonts w:ascii="Avenir Book" w:hAnsi="Avenir Book"/>
          </w:rPr>
          <w:t xml:space="preserve"> (Burrows et al. 2011; Zhou and Kot 2011).</w:t>
        </w:r>
      </w:ins>
      <w:ins w:id="18" w:author="M P" w:date="2014-03-23T13:27:00Z">
        <w:r w:rsidR="00EC2ADB">
          <w:rPr>
            <w:rFonts w:ascii="Avenir Book" w:hAnsi="Avenir Book"/>
          </w:rPr>
          <w:t xml:space="preserve"> </w:t>
        </w:r>
      </w:ins>
      <w:ins w:id="19" w:author="M P" w:date="2014-03-23T13:29:00Z">
        <w:r w:rsidR="00EC2ADB">
          <w:rPr>
            <w:rFonts w:ascii="Avenir Book" w:hAnsi="Avenir Book"/>
          </w:rPr>
          <w:t xml:space="preserve">Keeping pace with climate velocity involves dispersal, colonization, and other demographic considerations. </w:t>
        </w:r>
      </w:ins>
    </w:p>
    <w:p w14:paraId="20719CC9" w14:textId="7417621C" w:rsidR="00917458" w:rsidRPr="00827C28" w:rsidRDefault="00FC7AE6" w:rsidP="00AD2D55">
      <w:pPr>
        <w:spacing w:line="480" w:lineRule="auto"/>
        <w:rPr>
          <w:rFonts w:ascii="Avenir Book" w:hAnsi="Avenir Book"/>
        </w:rPr>
      </w:pPr>
      <w:r>
        <w:rPr>
          <w:rFonts w:ascii="Avenir Book" w:hAnsi="Avenir Book"/>
        </w:rPr>
        <w:t>In addition</w:t>
      </w:r>
      <w:r w:rsidR="00D06764" w:rsidRPr="00827C28">
        <w:rPr>
          <w:rFonts w:ascii="Avenir Book" w:hAnsi="Avenir Book"/>
        </w:rPr>
        <w:t xml:space="preserve">, </w:t>
      </w:r>
      <w:ins w:id="20" w:author="M P" w:date="2014-03-23T13:29:00Z">
        <w:r w:rsidR="00EC2ADB">
          <w:rPr>
            <w:rFonts w:ascii="Avenir Book" w:hAnsi="Avenir Book"/>
          </w:rPr>
          <w:t xml:space="preserve">however, </w:t>
        </w:r>
      </w:ins>
      <w:r w:rsidR="006D78A7" w:rsidRPr="00A53F62">
        <w:rPr>
          <w:rFonts w:ascii="Avenir Book" w:hAnsi="Avenir Book"/>
        </w:rPr>
        <w:t xml:space="preserve">many of </w:t>
      </w:r>
      <w:r w:rsidR="00D06764" w:rsidRPr="00BE1D72">
        <w:rPr>
          <w:rFonts w:ascii="Avenir Book" w:hAnsi="Avenir Book"/>
        </w:rPr>
        <w:t>t</w:t>
      </w:r>
      <w:r w:rsidR="00575C48" w:rsidRPr="008F2B52">
        <w:rPr>
          <w:rFonts w:ascii="Avenir Book" w:hAnsi="Avenir Book"/>
        </w:rPr>
        <w:t xml:space="preserve">hese shifting species are subject to harvesting, </w:t>
      </w:r>
      <w:r w:rsidR="00435D96" w:rsidRPr="003B1C03">
        <w:rPr>
          <w:rFonts w:ascii="Avenir Book" w:hAnsi="Avenir Book"/>
        </w:rPr>
        <w:t>as well as</w:t>
      </w:r>
      <w:r w:rsidR="00575C48" w:rsidRPr="003B1C03">
        <w:rPr>
          <w:rFonts w:ascii="Avenir Book" w:hAnsi="Avenir Book"/>
        </w:rPr>
        <w:t xml:space="preserve"> pollution, ocean acidification, habitat fragmentation, invasive species</w:t>
      </w:r>
      <w:ins w:id="21" w:author="M P" w:date="2014-03-23T13:30:00Z">
        <w:r w:rsidR="00EC2ADB">
          <w:rPr>
            <w:rFonts w:ascii="Avenir Book" w:hAnsi="Avenir Book"/>
          </w:rPr>
          <w:t>, and other stressors</w:t>
        </w:r>
      </w:ins>
      <w:r w:rsidR="00575C48" w:rsidRPr="003B1C03">
        <w:rPr>
          <w:rFonts w:ascii="Avenir Book" w:hAnsi="Avenir Book"/>
        </w:rPr>
        <w:t xml:space="preserve"> (Wilcove et al. 1998; Sala 2000). Previous empirical work has </w:t>
      </w:r>
      <w:ins w:id="22" w:author="M P" w:date="2014-03-23T13:31:00Z">
        <w:r w:rsidR="00EC2ADB">
          <w:rPr>
            <w:rFonts w:ascii="Avenir Book" w:hAnsi="Avenir Book"/>
          </w:rPr>
          <w:t>argued that overfishing can hasten</w:t>
        </w:r>
        <w:r w:rsidR="00EC2ADB" w:rsidRPr="003B1C03">
          <w:rPr>
            <w:rFonts w:ascii="Avenir Book" w:hAnsi="Avenir Book"/>
          </w:rPr>
          <w:t xml:space="preserve"> temperature-driven range shifts</w:t>
        </w:r>
        <w:r w:rsidR="00EC2ADB">
          <w:rPr>
            <w:rFonts w:ascii="Avenir Book" w:hAnsi="Avenir Book"/>
          </w:rPr>
          <w:t xml:space="preserve"> through </w:t>
        </w:r>
      </w:ins>
      <w:r w:rsidR="00575C48" w:rsidRPr="003B1C03">
        <w:rPr>
          <w:rFonts w:ascii="Avenir Book" w:hAnsi="Avenir Book"/>
        </w:rPr>
        <w:t>synergistic interactions (Ling et al. 2009)</w:t>
      </w:r>
      <w:ins w:id="23" w:author="M P" w:date="2014-03-05T11:24:00Z">
        <w:r w:rsidR="00760330">
          <w:rPr>
            <w:rFonts w:ascii="Avenir Book" w:hAnsi="Avenir Book"/>
          </w:rPr>
          <w:t xml:space="preserve">. </w:t>
        </w:r>
      </w:ins>
      <w:ins w:id="24" w:author="M P" w:date="2014-03-23T13:12:00Z">
        <w:r w:rsidR="00760330">
          <w:rPr>
            <w:rFonts w:ascii="Avenir Book" w:hAnsi="Avenir Book"/>
          </w:rPr>
          <w:t>S</w:t>
        </w:r>
      </w:ins>
      <w:r w:rsidR="00575C48" w:rsidRPr="00827C28">
        <w:rPr>
          <w:rFonts w:ascii="Avenir Book" w:hAnsi="Avenir Book"/>
        </w:rPr>
        <w:t xml:space="preserve">ynergistic interactions between warming temperatures, harvesting and connectivity have </w:t>
      </w:r>
      <w:ins w:id="25" w:author="M P" w:date="2014-03-23T13:12:00Z">
        <w:r w:rsidR="00760330">
          <w:rPr>
            <w:rFonts w:ascii="Avenir Book" w:hAnsi="Avenir Book"/>
          </w:rPr>
          <w:t xml:space="preserve">also </w:t>
        </w:r>
      </w:ins>
      <w:r w:rsidR="00575C48" w:rsidRPr="00827C28">
        <w:rPr>
          <w:rFonts w:ascii="Avenir Book" w:hAnsi="Avenir Book"/>
        </w:rPr>
        <w:t>been identified in microcosm experiments (Mora et al. 2007). This empirical work underscores the importance of understanding how range shifts and harvesting interact.</w:t>
      </w:r>
    </w:p>
    <w:p w14:paraId="4198A096" w14:textId="0C49F3A8" w:rsidR="00917458" w:rsidRPr="003B1C03" w:rsidRDefault="00575C48" w:rsidP="00AD2D55">
      <w:pPr>
        <w:spacing w:line="480" w:lineRule="auto"/>
        <w:rPr>
          <w:rFonts w:ascii="Avenir Book" w:hAnsi="Avenir Book"/>
        </w:rPr>
      </w:pPr>
      <w:r w:rsidRPr="00A53F62">
        <w:rPr>
          <w:rFonts w:ascii="Avenir Book" w:hAnsi="Avenir Book"/>
        </w:rPr>
        <w:t xml:space="preserve">A common approach to </w:t>
      </w:r>
      <w:ins w:id="26" w:author="M P" w:date="2014-03-23T13:13:00Z">
        <w:r w:rsidR="00871DB8">
          <w:rPr>
            <w:rFonts w:ascii="Avenir Book" w:hAnsi="Avenir Book"/>
          </w:rPr>
          <w:t>understanding climate impacts</w:t>
        </w:r>
      </w:ins>
      <w:r w:rsidRPr="00A53F62">
        <w:rPr>
          <w:rFonts w:ascii="Avenir Book" w:hAnsi="Avenir Book"/>
        </w:rPr>
        <w:t xml:space="preserve"> has been to use bioclimatic-envelope models (also known a</w:t>
      </w:r>
      <w:r w:rsidRPr="00BE1D72">
        <w:rPr>
          <w:rFonts w:ascii="Avenir Book" w:hAnsi="Avenir Book"/>
        </w:rPr>
        <w:t xml:space="preserve">s species distribution models). These statistical models </w:t>
      </w:r>
      <w:r w:rsidRPr="00BE1D72">
        <w:rPr>
          <w:rFonts w:ascii="Avenir Book" w:hAnsi="Avenir Book"/>
        </w:rPr>
        <w:lastRenderedPageBreak/>
        <w:t>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to predict how species ranges’ will differ under climate change (Elith et al. 2006; Guisan and Thuiller 2005; Guisan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they lack species interactions, dispersal</w:t>
      </w:r>
      <w:ins w:id="27" w:author="M P" w:date="2014-03-23T13:32:00Z">
        <w:r w:rsidR="00EC2ADB">
          <w:rPr>
            <w:rFonts w:ascii="Avenir Book" w:hAnsi="Avenir Book"/>
          </w:rPr>
          <w:t xml:space="preserve">, </w:t>
        </w:r>
      </w:ins>
      <w:r w:rsidRPr="003B1C03">
        <w:rPr>
          <w:rFonts w:ascii="Avenir Book" w:hAnsi="Avenir Book"/>
        </w:rPr>
        <w:t>reproducti</w:t>
      </w:r>
      <w:ins w:id="28" w:author="M P" w:date="2014-03-23T13:32:00Z">
        <w:r w:rsidR="00EC2ADB">
          <w:rPr>
            <w:rFonts w:ascii="Avenir Book" w:hAnsi="Avenir Book"/>
          </w:rPr>
          <w:t>on, and other</w:t>
        </w:r>
      </w:ins>
      <w:r w:rsidRPr="003B1C03">
        <w:rPr>
          <w:rFonts w:ascii="Avenir Book" w:hAnsi="Avenir Book"/>
        </w:rPr>
        <w:t xml:space="preserve"> processes </w:t>
      </w:r>
      <w:ins w:id="29" w:author="M P" w:date="2014-03-23T13:32:00Z">
        <w:r w:rsidR="00EC2ADB">
          <w:rPr>
            <w:rFonts w:ascii="Avenir Book" w:hAnsi="Avenir Book"/>
          </w:rPr>
          <w:t xml:space="preserve">important for determine population dynamics </w:t>
        </w:r>
      </w:ins>
      <w:r w:rsidRPr="003B1C03">
        <w:rPr>
          <w:rFonts w:ascii="Avenir Book" w:hAnsi="Avenir Book"/>
        </w:rPr>
        <w:t>(Kearney and Porter 2009; Zarnetske, Skelly, and Urban 2012; Robinson et al. 2011). Recent work on range shifts has addressed some of these gaps by explicitly including dispersal and reproduction (Berestycki et al. 2009; Zhou and Kot 2011). However these models only address one disturbance</w:t>
      </w:r>
      <w:ins w:id="30" w:author="M P" w:date="2014-03-05T11:26:00Z">
        <w:r w:rsidR="00435D96" w:rsidRPr="003B1C03">
          <w:rPr>
            <w:rFonts w:ascii="Avenir Book" w:hAnsi="Avenir Book"/>
          </w:rPr>
          <w:t>:</w:t>
        </w:r>
      </w:ins>
      <w:r w:rsidRPr="003B1C03">
        <w:rPr>
          <w:rFonts w:ascii="Avenir Book" w:hAnsi="Avenir Book"/>
        </w:rPr>
        <w:t xml:space="preserve"> climate-driven range shifts.</w:t>
      </w:r>
    </w:p>
    <w:p w14:paraId="175584F8" w14:textId="4803EAFB"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w:t>
      </w:r>
      <w:ins w:id="31" w:author="M P" w:date="2014-03-23T13:15:00Z">
        <w:r w:rsidR="00871DB8">
          <w:rPr>
            <w:rFonts w:ascii="Avenir Book" w:hAnsi="Avenir Book"/>
          </w:rPr>
          <w:t>has examined</w:t>
        </w:r>
        <w:r w:rsidR="00871DB8" w:rsidRPr="003B1C03">
          <w:rPr>
            <w:rFonts w:ascii="Avenir Book" w:hAnsi="Avenir Book"/>
          </w:rPr>
          <w:t xml:space="preserve"> </w:t>
        </w:r>
      </w:ins>
      <w:r w:rsidR="003228DC">
        <w:rPr>
          <w:rFonts w:ascii="Avenir Book" w:hAnsi="Avenir Book"/>
        </w:rPr>
        <w:t xml:space="preserve">how fish populations respond to </w:t>
      </w:r>
      <w:r w:rsidR="00575C48" w:rsidRPr="003B1C03">
        <w:rPr>
          <w:rFonts w:ascii="Avenir Book" w:hAnsi="Avenir Book"/>
        </w:rPr>
        <w:t>climate fluctuations (large anomalies around the mean) rather than directional shifts in temperature (Walters and Parma 1996; King and McFarlane 2006</w:t>
      </w:r>
      <w:r w:rsidR="00FF5FB1">
        <w:rPr>
          <w:rFonts w:ascii="Avenir Book" w:hAnsi="Avenir Book"/>
        </w:rPr>
        <w:t>; Botsford et al. 2011</w:t>
      </w:r>
      <w:r w:rsidR="00575C48" w:rsidRPr="003B1C03">
        <w:rPr>
          <w:rFonts w:ascii="Avenir Book" w:hAnsi="Avenir Book"/>
        </w:rPr>
        <w:t>).</w:t>
      </w:r>
      <w:r w:rsidR="00D83B78">
        <w:rPr>
          <w:rFonts w:ascii="Avenir Book" w:hAnsi="Avenir Book"/>
        </w:rPr>
        <w:t xml:space="preserve"> </w:t>
      </w:r>
      <w:r w:rsidR="00A22A2F">
        <w:rPr>
          <w:rFonts w:ascii="Avenir Book" w:hAnsi="Avenir Book"/>
        </w:rPr>
        <w:t xml:space="preserve">These studies are principally focused on designing </w:t>
      </w:r>
      <w:r w:rsidR="00FF5FB1">
        <w:rPr>
          <w:rFonts w:ascii="Avenir Book" w:hAnsi="Avenir Book"/>
        </w:rPr>
        <w:t>management</w:t>
      </w:r>
      <w:r w:rsidR="003228DC">
        <w:rPr>
          <w:rFonts w:ascii="Avenir Book" w:hAnsi="Avenir Book"/>
        </w:rPr>
        <w:t xml:space="preserve"> rules</w:t>
      </w:r>
      <w:r w:rsidR="00A22A2F">
        <w:rPr>
          <w:rFonts w:ascii="Avenir Book" w:hAnsi="Avenir Book"/>
        </w:rPr>
        <w:t xml:space="preserve"> robust to climatic</w:t>
      </w:r>
      <w:ins w:id="32" w:author="M P" w:date="2014-03-23T13:16:00Z">
        <w:r w:rsidR="00871DB8">
          <w:rPr>
            <w:rFonts w:ascii="Avenir Book" w:hAnsi="Avenir Book"/>
          </w:rPr>
          <w:t>ally driven</w:t>
        </w:r>
      </w:ins>
      <w:r w:rsidR="00A22A2F">
        <w:rPr>
          <w:rFonts w:ascii="Avenir Book" w:hAnsi="Avenir Book"/>
        </w:rPr>
        <w:t xml:space="preserve"> varia</w:t>
      </w:r>
      <w:ins w:id="33" w:author="M P" w:date="2014-03-23T13:18:00Z">
        <w:r w:rsidR="00871DB8">
          <w:rPr>
            <w:rFonts w:ascii="Avenir Book" w:hAnsi="Avenir Book"/>
          </w:rPr>
          <w:t>tion</w:t>
        </w:r>
      </w:ins>
      <w:ins w:id="34" w:author="M P" w:date="2014-03-23T13:16:00Z">
        <w:r w:rsidR="00871DB8">
          <w:rPr>
            <w:rFonts w:ascii="Avenir Book" w:hAnsi="Avenir Book"/>
          </w:rPr>
          <w:t xml:space="preserve"> in population growth rates</w:t>
        </w:r>
      </w:ins>
      <w:r w:rsidR="00A22A2F">
        <w:rPr>
          <w:rFonts w:ascii="Avenir Book" w:hAnsi="Avenir Book"/>
        </w:rPr>
        <w:t xml:space="preserve">, and where possible, identifying </w:t>
      </w:r>
      <w:r w:rsidR="00FF5FB1">
        <w:rPr>
          <w:rFonts w:ascii="Avenir Book" w:hAnsi="Avenir Book"/>
        </w:rPr>
        <w:t>the underlying interactions between fishing and climatic variability (Planque et al. 2011).</w:t>
      </w:r>
      <w:r w:rsidR="00575C48" w:rsidRPr="003B1C03">
        <w:rPr>
          <w:rFonts w:ascii="Avenir Book" w:hAnsi="Avenir Book"/>
        </w:rPr>
        <w:t xml:space="preserve"> </w:t>
      </w:r>
      <w:ins w:id="35" w:author="M P" w:date="2014-03-23T13:23:00Z">
        <w:r w:rsidR="00EC2ADB">
          <w:rPr>
            <w:rFonts w:ascii="Avenir Book" w:hAnsi="Avenir Book"/>
          </w:rPr>
          <w:t>Alternatively, other studies have examined the consequences of shifting species distributions for fisheries catch</w:t>
        </w:r>
      </w:ins>
      <w:ins w:id="36" w:author="M P" w:date="2014-03-23T13:24:00Z">
        <w:r w:rsidR="00EC2ADB">
          <w:rPr>
            <w:rFonts w:ascii="Avenir Book" w:hAnsi="Avenir Book"/>
          </w:rPr>
          <w:t xml:space="preserve"> or food webs (Cheung et al. 2010; Ainsworth et al. 2011). </w:t>
        </w:r>
      </w:ins>
      <w:ins w:id="37" w:author="M P" w:date="2014-03-23T13:26:00Z">
        <w:r w:rsidR="00EC2ADB">
          <w:rPr>
            <w:rFonts w:ascii="Avenir Book" w:hAnsi="Avenir Book"/>
          </w:rPr>
          <w:t>However, no studies</w:t>
        </w:r>
      </w:ins>
      <w:ins w:id="38" w:author="M P" w:date="2014-03-23T13:32:00Z">
        <w:r w:rsidR="00F600B0">
          <w:rPr>
            <w:rFonts w:ascii="Avenir Book" w:hAnsi="Avenir Book"/>
          </w:rPr>
          <w:t xml:space="preserve"> to date</w:t>
        </w:r>
      </w:ins>
      <w:ins w:id="39" w:author="M P" w:date="2014-03-23T13:26:00Z">
        <w:r w:rsidR="00EC2ADB">
          <w:rPr>
            <w:rFonts w:ascii="Avenir Book" w:hAnsi="Avenir Book"/>
          </w:rPr>
          <w:t xml:space="preserve"> have </w:t>
        </w:r>
      </w:ins>
      <w:ins w:id="40" w:author="M P" w:date="2014-03-23T13:33:00Z">
        <w:r w:rsidR="00F600B0">
          <w:rPr>
            <w:rFonts w:ascii="Avenir Book" w:hAnsi="Avenir Book"/>
          </w:rPr>
          <w:lastRenderedPageBreak/>
          <w:t xml:space="preserve">explicitly </w:t>
        </w:r>
      </w:ins>
      <w:ins w:id="41" w:author="M P" w:date="2014-03-23T13:26:00Z">
        <w:r w:rsidR="00EC2ADB">
          <w:rPr>
            <w:rFonts w:ascii="Avenir Book" w:hAnsi="Avenir Book"/>
          </w:rPr>
          <w:t xml:space="preserve">examined whether, or how, fisheries affect that ability of species to keep pace with climate velocity. </w:t>
        </w:r>
      </w:ins>
    </w:p>
    <w:p w14:paraId="46DAD5D7" w14:textId="10B50736"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w:t>
      </w:r>
      <w:ins w:id="42" w:author="M P" w:date="2014-03-23T13:33:00Z">
        <w:r w:rsidR="00F600B0">
          <w:rPr>
            <w:rFonts w:ascii="Avenir Book" w:hAnsi="Avenir Book"/>
          </w:rPr>
          <w:t xml:space="preserve">relatively </w:t>
        </w:r>
      </w:ins>
      <w:r w:rsidR="00D06764" w:rsidRPr="00BE4CF8">
        <w:rPr>
          <w:rFonts w:ascii="Avenir Book" w:hAnsi="Avenir Book"/>
        </w:rPr>
        <w:t xml:space="preserve">simple model that </w:t>
      </w:r>
      <w:ins w:id="43" w:author="M P" w:date="2014-03-23T13:38:00Z">
        <w:r w:rsidR="00820BC4">
          <w:rPr>
            <w:rFonts w:ascii="Avenir Book" w:hAnsi="Avenir Book"/>
          </w:rPr>
          <w:t>captures the dominant</w:t>
        </w:r>
      </w:ins>
      <w:r w:rsidRPr="00E75A47">
        <w:rPr>
          <w:rFonts w:ascii="Avenir Book" w:hAnsi="Avenir Book"/>
        </w:rPr>
        <w:t xml:space="preserve"> </w:t>
      </w:r>
      <w:ins w:id="44" w:author="M P" w:date="2014-03-23T13:38:00Z">
        <w:r w:rsidR="00820BC4">
          <w:rPr>
            <w:rFonts w:ascii="Avenir Book" w:hAnsi="Avenir Book"/>
          </w:rPr>
          <w:t>process</w:t>
        </w:r>
      </w:ins>
      <w:ins w:id="45" w:author="M P" w:date="2014-03-23T13:39:00Z">
        <w:r w:rsidR="00820BC4">
          <w:rPr>
            <w:rFonts w:ascii="Avenir Book" w:hAnsi="Avenir Book"/>
          </w:rPr>
          <w:t>es underlying</w:t>
        </w:r>
      </w:ins>
      <w:r w:rsidR="00D06764" w:rsidRPr="00A53F62">
        <w:rPr>
          <w:rFonts w:ascii="Avenir Book" w:hAnsi="Avenir Book"/>
        </w:rPr>
        <w:t xml:space="preserve"> climate-driven range shifts </w:t>
      </w:r>
      <w:ins w:id="46" w:author="M P" w:date="2014-03-23T13:39:00Z">
        <w:r w:rsidR="00820BC4">
          <w:rPr>
            <w:rFonts w:ascii="Avenir Book" w:hAnsi="Avenir Book"/>
          </w:rPr>
          <w:t>and population responses to</w:t>
        </w:r>
      </w:ins>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ins w:id="47" w:author="M P" w:date="2014-03-23T13:34:00Z">
        <w:r w:rsidR="0016690B">
          <w:rPr>
            <w:rFonts w:ascii="Avenir Book" w:hAnsi="Avenir Book"/>
          </w:rPr>
          <w:t xml:space="preserve"> </w:t>
        </w:r>
        <w:r w:rsidR="0016690B" w:rsidRPr="003B1C03">
          <w:rPr>
            <w:rFonts w:ascii="Avenir Book" w:hAnsi="Avenir Book"/>
          </w:rPr>
          <w:t>(Fordham et al. 2013; Hastings et al. 2005)</w:t>
        </w:r>
      </w:ins>
      <w:r w:rsidRPr="003B1C03">
        <w:rPr>
          <w:rFonts w:ascii="Avenir Book" w:hAnsi="Avenir Book"/>
        </w:rPr>
        <w:t xml:space="preserve">. </w:t>
      </w:r>
      <w:r w:rsidR="001D5DDE">
        <w:rPr>
          <w:rFonts w:ascii="Avenir Book" w:hAnsi="Avenir Book"/>
        </w:rPr>
        <w:t>We built this</w:t>
      </w:r>
      <w:r w:rsidR="001D5DDE" w:rsidRPr="003B1C03">
        <w:rPr>
          <w:rFonts w:ascii="Avenir Book" w:hAnsi="Avenir Book"/>
        </w:rPr>
        <w:t xml:space="preserve"> </w:t>
      </w:r>
      <w:r w:rsidR="00414D95" w:rsidRPr="003B1C03">
        <w:rPr>
          <w:rFonts w:ascii="Avenir Book" w:hAnsi="Avenir Book"/>
        </w:rPr>
        <w:t>model with marine species and fishing in mind, but</w:t>
      </w:r>
      <w:r w:rsidR="001D5DDE">
        <w:rPr>
          <w:rFonts w:ascii="Avenir Book" w:hAnsi="Avenir Book"/>
        </w:rPr>
        <w:t xml:space="preserve"> this model</w:t>
      </w:r>
      <w:ins w:id="48" w:author="M P" w:date="2014-03-23T13:34:00Z">
        <w:r w:rsidR="0016690B">
          <w:rPr>
            <w:rFonts w:ascii="Avenir Book" w:hAnsi="Avenir Book"/>
          </w:rPr>
          <w:t xml:space="preserve"> could</w:t>
        </w:r>
      </w:ins>
      <w:r w:rsidR="00414D95" w:rsidRPr="003B1C03">
        <w:rPr>
          <w:rFonts w:ascii="Avenir Book" w:hAnsi="Avenir Book"/>
        </w:rPr>
        <w:t xml:space="preserve"> </w:t>
      </w:r>
      <w:r w:rsidR="001F5963" w:rsidRPr="003B1C03">
        <w:rPr>
          <w:rFonts w:ascii="Avenir Book" w:hAnsi="Avenir Book"/>
        </w:rPr>
        <w:t>also appl</w:t>
      </w:r>
      <w:ins w:id="49" w:author="M P" w:date="2014-03-23T13:34:00Z">
        <w:r w:rsidR="0016690B">
          <w:rPr>
            <w:rFonts w:ascii="Avenir Book" w:hAnsi="Avenir Book"/>
          </w:rPr>
          <w:t>y</w:t>
        </w:r>
      </w:ins>
      <w:r w:rsidR="00414D95" w:rsidRPr="003B1C03">
        <w:rPr>
          <w:rFonts w:ascii="Avenir Book" w:hAnsi="Avenir Book"/>
        </w:rPr>
        <w:t xml:space="preserve"> to </w:t>
      </w:r>
      <w:r w:rsidR="001D5DDE">
        <w:rPr>
          <w:rFonts w:ascii="Avenir Book" w:hAnsi="Avenir Book"/>
        </w:rPr>
        <w:t xml:space="preserve">any </w:t>
      </w:r>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We </w:t>
      </w:r>
      <w:ins w:id="50" w:author="M P" w:date="2014-03-23T13:34:00Z">
        <w:r w:rsidR="0016690B">
          <w:rPr>
            <w:rFonts w:ascii="Avenir Book" w:hAnsi="Avenir Book"/>
          </w:rPr>
          <w:t>derive</w:t>
        </w:r>
        <w:r w:rsidR="0016690B" w:rsidRPr="003B1C03">
          <w:rPr>
            <w:rFonts w:ascii="Avenir Book" w:hAnsi="Avenir Book"/>
          </w:rPr>
          <w:t xml:space="preserve"> </w:t>
        </w:r>
      </w:ins>
      <w:r w:rsidRPr="003B1C03">
        <w:rPr>
          <w:rFonts w:ascii="Avenir Book" w:hAnsi="Avenir Book"/>
        </w:rPr>
        <w:t>the critical harvesting rate and climate velocity that drive the population extinct and how these critical rates depend on one another. We also show that climate-driven range shifts and fishing interact nearly additively,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examine the efficacy of two different types of management strategies: threshold harvesting rules and marine protected areas (MPAs). MPAs are </w:t>
      </w:r>
      <w:r w:rsidR="00D10DFF">
        <w:rPr>
          <w:rFonts w:ascii="Avenir Book" w:hAnsi="Avenir Book"/>
        </w:rPr>
        <w:t>often</w:t>
      </w:r>
      <w:r w:rsidR="00D10DFF" w:rsidRPr="003B1C03">
        <w:rPr>
          <w:rFonts w:ascii="Avenir Book" w:hAnsi="Avenir Book"/>
        </w:rPr>
        <w:t xml:space="preserve"> </w:t>
      </w:r>
      <w:r w:rsidRPr="003B1C03">
        <w:rPr>
          <w:rFonts w:ascii="Avenir Book" w:hAnsi="Avenir Book"/>
        </w:rPr>
        <w:t xml:space="preserve">recommended for conservation of biodiversity and improved fisheries yield (Gaines, Lester, et al. 2010), and we </w:t>
      </w:r>
      <w:r w:rsidR="00D10DFF">
        <w:rPr>
          <w:rFonts w:ascii="Avenir Book" w:hAnsi="Avenir Book"/>
        </w:rPr>
        <w:t>test</w:t>
      </w:r>
      <w:r w:rsidR="00D10DFF" w:rsidRPr="003B1C03">
        <w:rPr>
          <w:rFonts w:ascii="Avenir Book" w:hAnsi="Avenir Book"/>
        </w:rPr>
        <w:t xml:space="preserve"> </w:t>
      </w:r>
      <w:r w:rsidRPr="003B1C03">
        <w:rPr>
          <w:rFonts w:ascii="Avenir Book" w:hAnsi="Avenir Book"/>
        </w:rPr>
        <w:t>whether MPAs established for those purposes could improve species persistence when habitat</w:t>
      </w:r>
      <w:r w:rsidR="00D10DFF">
        <w:rPr>
          <w:rFonts w:ascii="Avenir Book" w:hAnsi="Avenir Book"/>
        </w:rPr>
        <w:t>s</w:t>
      </w:r>
      <w:r w:rsidRPr="003B1C03">
        <w:rPr>
          <w:rFonts w:ascii="Avenir Book" w:hAnsi="Avenir Book"/>
        </w:rPr>
        <w:t xml:space="preserve"> shift. Previous work has suggested protected areas can be a key form of climate insurance and can provide </w:t>
      </w:r>
      <w:r w:rsidR="003228DC" w:rsidRPr="003B1C03">
        <w:rPr>
          <w:rFonts w:ascii="Avenir Book" w:hAnsi="Avenir Book"/>
        </w:rPr>
        <w:t>stepping-stones</w:t>
      </w:r>
      <w:r w:rsidRPr="003B1C03">
        <w:rPr>
          <w:rFonts w:ascii="Avenir Book" w:hAnsi="Avenir Book"/>
        </w:rPr>
        <w:t xml:space="preserve"> to help species keep up with a changing environment (Thomas et al. 2012; </w:t>
      </w:r>
      <w:r w:rsidRPr="003B1C03">
        <w:rPr>
          <w:rFonts w:ascii="Avenir Book" w:hAnsi="Avenir Book"/>
        </w:rPr>
        <w:lastRenderedPageBreak/>
        <w:t xml:space="preserve">Hannah et al. 2007). We find that </w:t>
      </w:r>
      <w:ins w:id="51" w:author="M P" w:date="2014-03-23T13:36:00Z">
        <w:r w:rsidR="0016690B" w:rsidRPr="003B1C03">
          <w:rPr>
            <w:rFonts w:ascii="Avenir Book" w:hAnsi="Avenir Book"/>
          </w:rPr>
          <w:t xml:space="preserve">MPAs can help a species persist with higher harvesting pressure and </w:t>
        </w:r>
        <w:r w:rsidR="0016690B">
          <w:rPr>
            <w:rFonts w:ascii="Avenir Book" w:hAnsi="Avenir Book"/>
          </w:rPr>
          <w:t xml:space="preserve">can </w:t>
        </w:r>
        <w:r w:rsidR="0016690B" w:rsidRPr="003B1C03">
          <w:rPr>
            <w:rFonts w:ascii="Avenir Book" w:hAnsi="Avenir Book"/>
          </w:rPr>
          <w:t xml:space="preserve">increase the </w:t>
        </w:r>
        <w:r w:rsidR="0016690B">
          <w:rPr>
            <w:rFonts w:ascii="Avenir Book" w:hAnsi="Avenir Book"/>
          </w:rPr>
          <w:t>maximum</w:t>
        </w:r>
        <w:r w:rsidR="0016690B" w:rsidRPr="003B1C03">
          <w:rPr>
            <w:rFonts w:ascii="Avenir Book" w:hAnsi="Avenir Book"/>
          </w:rPr>
          <w:t xml:space="preserve"> climate velocity</w:t>
        </w:r>
        <w:r w:rsidR="0016690B">
          <w:rPr>
            <w:rFonts w:ascii="Avenir Book" w:hAnsi="Avenir Book"/>
          </w:rPr>
          <w:t xml:space="preserve"> </w:t>
        </w:r>
        <w:r w:rsidR="0016690B" w:rsidRPr="003B1C03">
          <w:rPr>
            <w:rFonts w:ascii="Avenir Book" w:hAnsi="Avenir Book"/>
          </w:rPr>
          <w:t xml:space="preserve">a </w:t>
        </w:r>
        <w:r w:rsidR="0016690B">
          <w:rPr>
            <w:rFonts w:ascii="Avenir Book" w:hAnsi="Avenir Book"/>
          </w:rPr>
          <w:t xml:space="preserve">harvested </w:t>
        </w:r>
        <w:r w:rsidR="0016690B" w:rsidRPr="003B1C03">
          <w:rPr>
            <w:rFonts w:ascii="Avenir Book" w:hAnsi="Avenir Book"/>
          </w:rPr>
          <w:t>species can survive</w:t>
        </w:r>
        <w:r w:rsidR="0016690B">
          <w:rPr>
            <w:rFonts w:ascii="Avenir Book" w:hAnsi="Avenir Book"/>
          </w:rPr>
          <w:t xml:space="preserve">. </w:t>
        </w:r>
      </w:ins>
      <w:ins w:id="52" w:author="M P" w:date="2014-03-23T13:37:00Z">
        <w:r w:rsidR="0016690B">
          <w:rPr>
            <w:rFonts w:ascii="Avenir Book" w:hAnsi="Avenir Book"/>
          </w:rPr>
          <w:t xml:space="preserve">In contrast, </w:t>
        </w:r>
      </w:ins>
      <w:r w:rsidRPr="003B1C03">
        <w:rPr>
          <w:rFonts w:ascii="Avenir Book" w:hAnsi="Avenir Book"/>
        </w:rPr>
        <w:t>threshold harvesting rules</w:t>
      </w:r>
      <w:ins w:id="53" w:author="M P" w:date="2014-03-23T13:37:00Z">
        <w:r w:rsidR="0016690B">
          <w:rPr>
            <w:rFonts w:ascii="Avenir Book" w:hAnsi="Avenir Book"/>
          </w:rPr>
          <w:t xml:space="preserve"> have a fundamentally different effect and largely</w:t>
        </w:r>
      </w:ins>
      <w:r w:rsidRPr="003B1C03">
        <w:rPr>
          <w:rFonts w:ascii="Avenir Book" w:hAnsi="Avenir Book"/>
        </w:rPr>
        <w:t xml:space="preserve"> remove the interaction between harvesting rates and climate velocity.</w:t>
      </w:r>
    </w:p>
    <w:p w14:paraId="544A7857" w14:textId="77777777" w:rsidR="00917458" w:rsidRPr="003B1C03" w:rsidRDefault="00575C48" w:rsidP="00AD2D55">
      <w:pPr>
        <w:pStyle w:val="Heading1"/>
        <w:spacing w:line="480" w:lineRule="auto"/>
        <w:rPr>
          <w:rFonts w:ascii="Avenir Book" w:hAnsi="Avenir Book"/>
          <w:color w:val="auto"/>
        </w:rPr>
      </w:pPr>
      <w:bookmarkStart w:id="54" w:name="methods"/>
      <w:r w:rsidRPr="003B1C03">
        <w:rPr>
          <w:rFonts w:ascii="Avenir Book" w:hAnsi="Avenir Book"/>
          <w:color w:val="auto"/>
        </w:rPr>
        <w:t>Methods</w:t>
      </w:r>
    </w:p>
    <w:bookmarkEnd w:id="54"/>
    <w:p w14:paraId="47F77646" w14:textId="4B8C1681" w:rsidR="00917458" w:rsidRPr="00827C28" w:rsidRDefault="00575C48" w:rsidP="003861BF">
      <w:pPr>
        <w:spacing w:line="480" w:lineRule="auto"/>
        <w:rPr>
          <w:rFonts w:ascii="Avenir Book" w:hAnsi="Avenir Book"/>
        </w:rPr>
      </w:pPr>
      <w:r w:rsidRPr="003B1C03">
        <w:rPr>
          <w:rFonts w:ascii="Avenir Book" w:hAnsi="Avenir Book"/>
        </w:rPr>
        <w:t xml:space="preserve">We studied a model </w:t>
      </w:r>
      <w:r w:rsidR="0089288D">
        <w:rPr>
          <w:rFonts w:ascii="Avenir Book" w:hAnsi="Avenir Book"/>
        </w:rPr>
        <w:t>of</w:t>
      </w:r>
      <w:r w:rsidRPr="003B1C03">
        <w:rPr>
          <w:rFonts w:ascii="Avenir Book" w:hAnsi="Avenir Book"/>
        </w:rPr>
        <w:t xml:space="preserve"> a population constrained to a single, one-dimensional habitat patch by </w:t>
      </w:r>
      <w:ins w:id="55" w:author="M P" w:date="2014-03-23T13:37:00Z">
        <w:r w:rsidR="00820BC4">
          <w:rPr>
            <w:rFonts w:ascii="Avenir Book" w:hAnsi="Avenir Book"/>
          </w:rPr>
          <w:t>its</w:t>
        </w:r>
        <w:r w:rsidR="00820BC4" w:rsidRPr="003B1C03">
          <w:rPr>
            <w:rFonts w:ascii="Avenir Book" w:hAnsi="Avenir Book"/>
          </w:rPr>
          <w:t xml:space="preserve"> </w:t>
        </w:r>
      </w:ins>
      <w:r w:rsidRPr="003B1C03">
        <w:rPr>
          <w:rFonts w:ascii="Avenir Book" w:hAnsi="Avenir Book"/>
        </w:rPr>
        <w:t xml:space="preserve">inability to reproduce outside of that area, </w:t>
      </w:r>
      <w:ins w:id="56" w:author="M P" w:date="2014-03-23T13:41:00Z">
        <w:r w:rsidR="000A40EF">
          <w:rPr>
            <w:rFonts w:ascii="Avenir Book" w:hAnsi="Avenir Book"/>
          </w:rPr>
          <w:t>an approach</w:t>
        </w:r>
        <w:r w:rsidR="000A40EF" w:rsidRPr="003B1C03">
          <w:rPr>
            <w:rFonts w:ascii="Avenir Book" w:hAnsi="Avenir Book"/>
          </w:rPr>
          <w:t xml:space="preserve"> </w:t>
        </w:r>
      </w:ins>
      <w:r w:rsidRPr="003B1C03">
        <w:rPr>
          <w:rFonts w:ascii="Avenir Book" w:hAnsi="Avenir Book"/>
        </w:rPr>
        <w:t>introduced by Zhou and Kot (2011). This viable habitat patch (hereafter ‘patch’) shift</w:t>
      </w:r>
      <w:r w:rsidR="00E53915">
        <w:rPr>
          <w:rFonts w:ascii="Avenir Book" w:hAnsi="Avenir Book"/>
        </w:rPr>
        <w:t>ed</w:t>
      </w:r>
      <w:r w:rsidRPr="00E53915">
        <w:rPr>
          <w:rFonts w:ascii="Avenir Book" w:hAnsi="Avenir Book"/>
        </w:rPr>
        <w:t xml:space="preserve"> at a fixed velocity</w:t>
      </w:r>
      <w:ins w:id="57" w:author="M P" w:date="2014-03-23T13:42:00Z">
        <w:r w:rsidR="000A40EF">
          <w:rPr>
            <w:rFonts w:ascii="Avenir Book" w:hAnsi="Avenir Book"/>
          </w:rPr>
          <w:t xml:space="preserve">. We then extend the basic model to include </w:t>
        </w:r>
      </w:ins>
      <w:r w:rsidRPr="00E53915">
        <w:rPr>
          <w:rFonts w:ascii="Avenir Book" w:hAnsi="Avenir Book"/>
        </w:rPr>
        <w:t xml:space="preserve">harvest </w:t>
      </w:r>
      <w:ins w:id="58" w:author="M P" w:date="2014-03-23T13:42:00Z">
        <w:r w:rsidR="000A40EF">
          <w:rPr>
            <w:rFonts w:ascii="Avenir Book" w:hAnsi="Avenir Book"/>
          </w:rPr>
          <w:t xml:space="preserve">that </w:t>
        </w:r>
      </w:ins>
      <w:ins w:id="59" w:author="Eleanor Brush" w:date="2014-03-27T15:09:00Z">
        <w:r w:rsidR="00510AFE" w:rsidRPr="00E53915">
          <w:rPr>
            <w:rFonts w:ascii="Avenir Book" w:hAnsi="Avenir Book"/>
          </w:rPr>
          <w:t>occur</w:t>
        </w:r>
        <w:r w:rsidR="00510AFE">
          <w:rPr>
            <w:rFonts w:ascii="Avenir Book" w:hAnsi="Avenir Book"/>
          </w:rPr>
          <w:t>s</w:t>
        </w:r>
      </w:ins>
      <w:r w:rsidRPr="00E53915">
        <w:rPr>
          <w:rFonts w:ascii="Avenir Book" w:hAnsi="Avenir Book"/>
        </w:rPr>
        <w:t xml:space="preserve"> at each point along the one-dimensional world.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r w:rsidR="006C4A3C">
        <w:rPr>
          <w:rFonts w:ascii="Avenir Book" w:hAnsi="Avenir Book"/>
        </w:rPr>
        <w:t>drove</w:t>
      </w:r>
      <w:r w:rsidR="006C4A3C" w:rsidRPr="006C4A3C">
        <w:rPr>
          <w:rFonts w:ascii="Avenir Book" w:hAnsi="Avenir Book"/>
        </w:rPr>
        <w:t xml:space="preserve"> </w:t>
      </w:r>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r w:rsidR="00E53915">
        <w:rPr>
          <w:rFonts w:ascii="Avenir Book" w:hAnsi="Avenir Book"/>
        </w:rPr>
        <w:t>ed</w:t>
      </w:r>
      <w:r w:rsidRPr="00E53915">
        <w:rPr>
          <w:rFonts w:ascii="Avenir Book" w:hAnsi="Avenir Book"/>
        </w:rPr>
        <w:t xml:space="preserve"> population persistence</w:t>
      </w:r>
      <w:r w:rsidR="00D53E49" w:rsidRPr="003B1C03">
        <w:rPr>
          <w:rFonts w:ascii="Avenir Book" w:hAnsi="Avenir Book"/>
        </w:rPr>
        <w:t xml:space="preserve"> </w:t>
      </w:r>
      <w:r w:rsidR="003861BF" w:rsidRPr="003B1C03">
        <w:rPr>
          <w:rFonts w:ascii="Avenir Book" w:hAnsi="Avenir Book"/>
        </w:rPr>
        <w:t>and biomass</w:t>
      </w:r>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60" w:name="the-model"/>
      <w:r w:rsidRPr="00A53F62">
        <w:rPr>
          <w:rFonts w:ascii="Avenir Book" w:hAnsi="Avenir Book"/>
          <w:color w:val="auto"/>
        </w:rPr>
        <w:t xml:space="preserve">The Model </w:t>
      </w:r>
    </w:p>
    <w:bookmarkEnd w:id="60"/>
    <w:p w14:paraId="285B18ED" w14:textId="047B39EC" w:rsidR="00917458" w:rsidRPr="00E53915" w:rsidRDefault="00575C48" w:rsidP="00AD2D55">
      <w:pPr>
        <w:spacing w:line="480" w:lineRule="auto"/>
        <w:rPr>
          <w:rFonts w:ascii="Avenir Book" w:hAnsi="Avenir Book"/>
        </w:rPr>
      </w:pPr>
      <w:r w:rsidRPr="003B1C03">
        <w:rPr>
          <w:rFonts w:ascii="Avenir Book" w:hAnsi="Avenir Book"/>
        </w:rPr>
        <w:t xml:space="preserve">In </w:t>
      </w:r>
      <w:r w:rsidR="00FA4692" w:rsidRPr="003B1C03">
        <w:rPr>
          <w:rFonts w:ascii="Avenir Book" w:hAnsi="Avenir Book"/>
        </w:rPr>
        <w:t xml:space="preserve">our </w:t>
      </w:r>
      <w:r w:rsidRPr="003B1C03">
        <w:rPr>
          <w:rFonts w:ascii="Avenir Book" w:hAnsi="Avenir Book"/>
        </w:rPr>
        <w:t xml:space="preserve">model, adults from the current </w:t>
      </w:r>
      <w:r w:rsidR="00722282">
        <w:rPr>
          <w:rFonts w:ascii="Avenir Book" w:hAnsi="Avenir Book"/>
        </w:rPr>
        <w:t>generation</w:t>
      </w:r>
      <w:r w:rsidR="00722282" w:rsidRPr="003B1C03">
        <w:rPr>
          <w:rFonts w:ascii="Avenir Book" w:hAnsi="Avenir Book"/>
        </w:rPr>
        <w:t xml:space="preserve"> </w:t>
      </w:r>
      <w:r w:rsidRPr="003B1C03">
        <w:rPr>
          <w:rFonts w:ascii="Avenir Book" w:hAnsi="Avenir Book"/>
        </w:rPr>
        <w:t>produce</w:t>
      </w:r>
      <w:r w:rsidR="00E53915">
        <w:rPr>
          <w:rFonts w:ascii="Avenir Book" w:hAnsi="Avenir Book"/>
        </w:rPr>
        <w:t>d</w:t>
      </w:r>
      <w:r w:rsidRPr="00E53915">
        <w:rPr>
          <w:rFonts w:ascii="Avenir Book" w:hAnsi="Avenir Book"/>
        </w:rPr>
        <w:t xml:space="preserve"> offspring according to a recruitment function</w:t>
      </w:r>
      <w:ins w:id="61" w:author="M P" w:date="2014-03-23T13:44:00Z">
        <w:r w:rsidR="007B4BEA">
          <w:rPr>
            <w:rFonts w:ascii="Avenir Book" w:hAnsi="Avenir Book"/>
          </w:rPr>
          <w:t>,</w:t>
        </w:r>
      </w:ins>
      <w:r w:rsidRPr="00E53915">
        <w:rPr>
          <w:rFonts w:ascii="Avenir Book" w:hAnsi="Avenir Book"/>
        </w:rPr>
        <w:t xml:space="preserve"> and these offspring disperse</w:t>
      </w:r>
      <w:r w:rsidR="00E53915">
        <w:rPr>
          <w:rFonts w:ascii="Avenir Book" w:hAnsi="Avenir Book"/>
        </w:rPr>
        <w:t>d</w:t>
      </w:r>
      <w:r w:rsidRPr="00E53915">
        <w:rPr>
          <w:rFonts w:ascii="Avenir Book" w:hAnsi="Avenir Book"/>
        </w:rPr>
        <w:t xml:space="preserve"> across the one-dimensional world </w:t>
      </w:r>
      <w:r w:rsidRPr="00E53915">
        <w:rPr>
          <w:rFonts w:ascii="Avenir Book" w:hAnsi="Avenir Book"/>
        </w:rPr>
        <w:lastRenderedPageBreak/>
        <w:t>according to a dispersal kernel to become the n</w:t>
      </w:r>
      <w:r w:rsidRPr="00A53F62">
        <w:rPr>
          <w:rFonts w:ascii="Avenir Book" w:hAnsi="Avenir Book"/>
        </w:rPr>
        <w:t>ext generation’s adults. We additionally subject</w:t>
      </w:r>
      <w:r w:rsidR="006C4A3C">
        <w:rPr>
          <w:rFonts w:ascii="Avenir Book" w:hAnsi="Avenir Book"/>
        </w:rPr>
        <w:t>ed</w:t>
      </w:r>
      <w:r w:rsidRPr="006C4A3C">
        <w:rPr>
          <w:rFonts w:ascii="Avenir Book" w:hAnsi="Avenir Book"/>
        </w:rPr>
        <w:t xml:space="preserve"> the adults to harvesting before they produce</w:t>
      </w:r>
      <w:r w:rsidR="00E53915">
        <w:rPr>
          <w:rFonts w:ascii="Avenir Book" w:hAnsi="Avenir Book"/>
        </w:rPr>
        <w:t>d</w:t>
      </w:r>
      <w:r w:rsidRPr="006C4A3C">
        <w:rPr>
          <w:rFonts w:ascii="Avenir Book" w:hAnsi="Avenir Book"/>
        </w:rPr>
        <w:t xml:space="preserve"> offspring.</w:t>
      </w:r>
      <w:r w:rsidR="00E53915">
        <w:rPr>
          <w:rFonts w:ascii="Avenir Book" w:hAnsi="Avenir Book"/>
        </w:rPr>
        <w:t xml:space="preserve"> We incorporated</w:t>
      </w:r>
      <w:r w:rsidRPr="006C4A3C">
        <w:rPr>
          <w:rFonts w:ascii="Avenir Book" w:hAnsi="Avenir Book"/>
        </w:rPr>
        <w:t xml:space="preserve"> </w:t>
      </w:r>
      <w:r w:rsidR="00E53915">
        <w:rPr>
          <w:rFonts w:ascii="Avenir Book" w:hAnsi="Avenir Book"/>
        </w:rPr>
        <w:t>t</w:t>
      </w:r>
      <w:r w:rsidR="00E53915" w:rsidRPr="006C4A3C">
        <w:rPr>
          <w:rFonts w:ascii="Avenir Book" w:hAnsi="Avenir Book"/>
        </w:rPr>
        <w:t xml:space="preserve">hese </w:t>
      </w:r>
      <w:r w:rsidRPr="006C4A3C">
        <w:rPr>
          <w:rFonts w:ascii="Avenir Book" w:hAnsi="Avenir Book"/>
        </w:rPr>
        <w:t>processes –</w:t>
      </w:r>
      <w:r w:rsidR="00A33E2D" w:rsidRPr="00E53915">
        <w:rPr>
          <w:rFonts w:ascii="Avenir Book" w:hAnsi="Avenir Book"/>
        </w:rPr>
        <w:t xml:space="preserve"> </w:t>
      </w:r>
      <w:r w:rsidRPr="00E53915">
        <w:rPr>
          <w:rFonts w:ascii="Avenir Book" w:hAnsi="Avenir Book"/>
        </w:rPr>
        <w:t xml:space="preserve">harvesting, </w:t>
      </w:r>
      <w:r w:rsidR="00A33E2D" w:rsidRPr="00E53915">
        <w:rPr>
          <w:rFonts w:ascii="Avenir Book" w:hAnsi="Avenir Book"/>
        </w:rPr>
        <w:t xml:space="preserve">recruitment, </w:t>
      </w:r>
      <w:r w:rsidRPr="00E53915">
        <w:rPr>
          <w:rFonts w:ascii="Avenir Book" w:hAnsi="Avenir Book"/>
        </w:rPr>
        <w:t>and dispersal –</w:t>
      </w:r>
      <w:r w:rsidR="00E53915">
        <w:rPr>
          <w:rFonts w:ascii="Avenir Book" w:hAnsi="Avenir Book"/>
        </w:rPr>
        <w:t xml:space="preserve"> </w:t>
      </w:r>
      <w:r w:rsidRPr="00E53915">
        <w:rPr>
          <w:rFonts w:ascii="Avenir Book" w:hAnsi="Avenir Book"/>
        </w:rPr>
        <w:t xml:space="preserve">into an integrodifference model. If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w:t>
      </w:r>
      <w:r w:rsidR="00914838" w:rsidRPr="00827C28">
        <w:rPr>
          <w:rFonts w:ascii="Avenir Book" w:hAnsi="Avenir Book"/>
        </w:rPr>
        <w:t xml:space="preserve">number </w:t>
      </w:r>
      <w:r w:rsidRPr="00827C28">
        <w:rPr>
          <w:rFonts w:ascii="Avenir Book" w:hAnsi="Avenir Book"/>
        </w:rPr>
        <w:t xml:space="preserve">of fish at position </w:t>
      </w:r>
      <m:oMath>
        <m:r>
          <w:rPr>
            <w:rFonts w:ascii="Cambria Math" w:hAnsi="Cambria Math"/>
          </w:rPr>
          <m:t>x</m:t>
        </m:r>
      </m:oMath>
      <w:r w:rsidRPr="00580DD8">
        <w:rPr>
          <w:rFonts w:ascii="Avenir Book" w:hAnsi="Avenir Book"/>
        </w:rPr>
        <w:t xml:space="preserve"> at time </w:t>
      </w:r>
      <m:oMath>
        <m:r>
          <w:rPr>
            <w:rFonts w:ascii="Cambria Math" w:hAnsi="Cambria Math"/>
          </w:rPr>
          <m:t>t</m:t>
        </m:r>
      </m:oMath>
      <w:r w:rsidRPr="00BD294E">
        <w:rPr>
          <w:rFonts w:ascii="Avenir Book" w:hAnsi="Avenir Book"/>
        </w:rPr>
        <w:t xml:space="preserve">, then the </w:t>
      </w:r>
      <w:r w:rsidR="00914838" w:rsidRPr="00BD294E">
        <w:rPr>
          <w:rFonts w:ascii="Avenir Book" w:hAnsi="Avenir Book"/>
        </w:rPr>
        <w:t xml:space="preserve">number </w:t>
      </w:r>
      <w:r w:rsidRPr="00BD294E">
        <w:rPr>
          <w:rFonts w:ascii="Avenir Book" w:hAnsi="Avenir Book"/>
        </w:rPr>
        <w:t>of fish at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trPr>
        <w:tc>
          <w:tcPr>
            <w:tcW w:w="7939" w:type="dxa"/>
            <w:shd w:val="clear" w:color="auto" w:fill="auto"/>
            <w:vAlign w:val="center"/>
          </w:tcPr>
          <w:p w14:paraId="49D816D6" w14:textId="77777777" w:rsidR="002F5A83" w:rsidRPr="003B1C03" w:rsidRDefault="00750D6A">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-g</m:t>
                    </m:r>
                    <m:r>
                      <m:rPr>
                        <m:sty m:val="p"/>
                      </m:rPr>
                      <w:rPr>
                        <w:rStyle w:val="CommentReference"/>
                        <w:rFonts w:ascii="Cambria Math" w:hAnsi="Cambria Math"/>
                      </w:rPr>
                      <w:annotationRef/>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01F0E850" w14:textId="77777777" w:rsidR="002F5A83" w:rsidRPr="00BE1D72" w:rsidRDefault="00C74D6A">
            <w:pPr>
              <w:spacing w:line="480" w:lineRule="auto"/>
              <w:jc w:val="center"/>
              <w:rPr>
                <w:rFonts w:ascii="Avenir Book" w:hAnsi="Avenir Book"/>
              </w:rPr>
            </w:pPr>
            <w:r w:rsidRPr="00A53F62">
              <w:rPr>
                <w:rFonts w:ascii="Avenir Book" w:hAnsi="Avenir Book"/>
              </w:rPr>
              <w:t>(1)</w:t>
            </w:r>
          </w:p>
        </w:tc>
      </w:tr>
    </w:tbl>
    <w:p w14:paraId="14ECEBBA" w14:textId="77777777" w:rsidR="00286808" w:rsidRPr="00D83B78" w:rsidRDefault="00575C48" w:rsidP="00AD2D55">
      <w:pPr>
        <w:spacing w:line="480" w:lineRule="auto"/>
        <w:rPr>
          <w:rFonts w:ascii="Avenir Book" w:hAnsi="Avenir Book"/>
        </w:rPr>
      </w:pPr>
      <w:r w:rsidRPr="003B1C03">
        <w:rPr>
          <w:rFonts w:ascii="Avenir Book" w:hAnsi="Avenir Book"/>
        </w:rPr>
        <w:t xml:space="preserve">where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r w:rsidR="002253AD" w:rsidRPr="003B1C03">
        <w:rPr>
          <w:rFonts w:ascii="Avenir Book" w:hAnsi="Avenir Book"/>
          <w:i/>
        </w:rPr>
        <w:t>t</w:t>
      </w:r>
      <w:r w:rsidR="002253AD" w:rsidRPr="003B1C03">
        <w:rPr>
          <w:rFonts w:ascii="Avenir Book" w:hAnsi="Avenir Book"/>
        </w:rPr>
        <w:t xml:space="preserve"> will be at location </w:t>
      </w:r>
      <w:r w:rsidR="002253AD" w:rsidRPr="003B1C03">
        <w:rPr>
          <w:rFonts w:ascii="Avenir Book" w:hAnsi="Avenir Book"/>
          <w:i/>
        </w:rPr>
        <w:t>ct</w:t>
      </w:r>
      <w:r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m:oMath>
        <m:r>
          <w:rPr>
            <w:rFonts w:ascii="Cambria Math" w:hAnsi="Cambria Math"/>
          </w:rPr>
          <m:t>g(n)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30230DC1" w:rsidR="00917458" w:rsidRPr="00827C28" w:rsidRDefault="00575C48" w:rsidP="00AD2D55">
      <w:pPr>
        <w:spacing w:line="480" w:lineRule="auto"/>
        <w:rPr>
          <w:rFonts w:ascii="Avenir Book" w:hAnsi="Avenir Book"/>
        </w:rPr>
      </w:pPr>
      <w:r w:rsidRPr="00D83B78">
        <w:rPr>
          <w:rFonts w:ascii="Avenir Book" w:hAnsi="Avenir Book"/>
        </w:rPr>
        <w:t>We used</w:t>
      </w:r>
      <w:r w:rsidRPr="00A22A2F">
        <w:rPr>
          <w:rFonts w:ascii="Avenir Book" w:hAnsi="Avenir Book"/>
        </w:rPr>
        <w:t xml:space="preserve"> a </w:t>
      </w:r>
      <w:r w:rsidRPr="003B1C03">
        <w:rPr>
          <w:rFonts w:ascii="Avenir Book" w:hAnsi="Avenir Book"/>
        </w:rPr>
        <w:t xml:space="preserve">Beverton-Holt stock-recruitment function for </w:t>
      </w:r>
      <m:oMath>
        <m:r>
          <w:rPr>
            <w:rFonts w:ascii="Cambria Math" w:hAnsi="Cambria Math"/>
          </w:rPr>
          <m:t>f(n)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77777777" w:rsidR="00917458" w:rsidRPr="00BE4CF8" w:rsidRDefault="00575C48" w:rsidP="00AD2D55">
      <w:pPr>
        <w:spacing w:line="480" w:lineRule="auto"/>
        <w:rPr>
          <w:rFonts w:ascii="Avenir Book" w:hAnsi="Avenir Book"/>
        </w:rPr>
      </w:pPr>
      <w:r w:rsidRPr="003B1C03">
        <w:rPr>
          <w:rFonts w:ascii="Avenir Book" w:hAnsi="Avenir Book"/>
        </w:rPr>
        <w:lastRenderedPageBreak/>
        <w:t xml:space="preserve">which gives the number of offspring produced by a population of size </w:t>
      </w:r>
      <m:oMath>
        <m:r>
          <w:rPr>
            <w:rFonts w:ascii="Cambria Math" w:hAnsi="Cambria Math"/>
          </w:rPr>
          <m:t>n</m:t>
        </m:r>
      </m:oMath>
      <w:r w:rsidRPr="003B1C03">
        <w:rPr>
          <w:rFonts w:ascii="Avenir Book" w:hAnsi="Avenir Book"/>
        </w:rPr>
        <w:t xml:space="preserve"> </w:t>
      </w:r>
      <w:r w:rsidR="00A97B9D" w:rsidRPr="00827C28">
        <w:rPr>
          <w:rFonts w:ascii="Avenir Book" w:hAnsi="Avenir Book"/>
        </w:rPr>
        <w:t xml:space="preserve">after </w:t>
      </w:r>
      <w:r w:rsidRPr="00827C28">
        <w:rPr>
          <w:rFonts w:ascii="Avenir Book" w:hAnsi="Avenir Book"/>
        </w:rPr>
        <w:t xml:space="preserve">accounting for density dependence.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carrying capacity (see </w:t>
      </w:r>
      <w:r w:rsidR="00A97B9D" w:rsidRPr="00E53915">
        <w:rPr>
          <w:rFonts w:ascii="Avenir Book" w:hAnsi="Avenir Book"/>
        </w:rPr>
        <w:t>T</w:t>
      </w:r>
      <w:r w:rsidRPr="00E53915">
        <w:rPr>
          <w:rFonts w:ascii="Avenir Book" w:hAnsi="Avenir Book"/>
        </w:rPr>
        <w:t>able 1 for a full description of parameters and functions).</w:t>
      </w:r>
      <w:ins w:id="62" w:author="M P" w:date="2014-03-06T10:36:00Z">
        <w:r w:rsidR="00286808" w:rsidRPr="00BE4CF8">
          <w:rPr>
            <w:rFonts w:ascii="Avenir Book" w:hAnsi="Avenir Book"/>
          </w:rPr>
          <w:t xml:space="preserve"> </w:t>
        </w:r>
      </w:ins>
    </w:p>
    <w:p w14:paraId="5FE75CFE" w14:textId="77777777" w:rsidR="00917458" w:rsidRPr="00E75A47" w:rsidRDefault="00575C48" w:rsidP="00AD2D55">
      <w:pPr>
        <w:spacing w:line="480" w:lineRule="auto"/>
        <w:rPr>
          <w:rFonts w:ascii="Avenir Book" w:hAnsi="Avenir Book"/>
        </w:rPr>
      </w:pPr>
      <w:r w:rsidRPr="00E75A47">
        <w:rPr>
          <w:rFonts w:ascii="Avenir Book" w:hAnsi="Avenir Book"/>
        </w:rPr>
        <w:t>Analyzing this kind of model becomes easier if the dispersal kernel is separable into its dependence on the source of larvae and its dependence on the destination of the larvae, i.e.</w:t>
      </w:r>
      <w:r w:rsidR="00F912D7" w:rsidRPr="00E75A47">
        <w:rPr>
          <w:rFonts w:ascii="Avenir Book" w:hAnsi="Avenir Book"/>
        </w:rPr>
        <w:t>,</w:t>
      </w:r>
      <w:r w:rsidRPr="00E75A47">
        <w:rPr>
          <w:rFonts w:ascii="Avenir Book" w:hAnsi="Avenir Book"/>
        </w:rPr>
        <w:t xml:space="preserve"> if 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m:oMath>
        <m:r>
          <w:rPr>
            <w:rFonts w:ascii="Cambria Math" w:hAnsi="Cambria Math"/>
          </w:rPr>
          <m:t>k(x-y)=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In our analyses, as in L</w:t>
      </w:r>
      <w:r w:rsidRPr="00BE4CF8">
        <w:rPr>
          <w:rFonts w:ascii="Avenir Book" w:hAnsi="Avenir Book"/>
        </w:rPr>
        <w:t>atore, Gould, and Mortimer (1998), we used the separable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36703056" w14:textId="2A1F4613" w:rsidR="00232ABD" w:rsidRDefault="00575C48" w:rsidP="00AD2D55">
      <w:pPr>
        <w:spacing w:line="480" w:lineRule="auto"/>
        <w:rPr>
          <w:ins w:id="63" w:author="M P" w:date="2014-03-23T13:52:00Z"/>
          <w:rFonts w:ascii="Avenir Book" w:hAnsi="Avenir Book"/>
        </w:rPr>
      </w:pPr>
      <w:r w:rsidRPr="003B1C03">
        <w:rPr>
          <w:rFonts w:ascii="Avenir Book" w:hAnsi="Avenir Book"/>
        </w:rPr>
        <w:t xml:space="preserve">To derive analytical expressions, we approximated the kernel, as described </w:t>
      </w:r>
      <w:r w:rsidR="00F912D7" w:rsidRPr="003B1C03">
        <w:rPr>
          <w:rFonts w:ascii="Avenir Book" w:hAnsi="Avenir Book"/>
        </w:rPr>
        <w:t xml:space="preserve">in </w:t>
      </w:r>
      <w:r w:rsidRPr="00827C28">
        <w:rPr>
          <w:rFonts w:ascii="Avenir Book" w:hAnsi="Avenir Book"/>
        </w:rPr>
        <w:t>Appendix A.3</w:t>
      </w:r>
      <w:ins w:id="64" w:author="M P" w:date="2014-03-06T10:35:00Z">
        <w:r w:rsidR="00E84496" w:rsidRPr="003B1C03">
          <w:rPr>
            <w:rFonts w:ascii="Avenir Book" w:hAnsi="Avenir Book"/>
          </w:rPr>
          <w:t>.</w:t>
        </w:r>
      </w:ins>
      <w:r w:rsidRPr="003B1C03">
        <w:rPr>
          <w:rFonts w:ascii="Avenir Book" w:hAnsi="Avenir Book"/>
        </w:rPr>
        <w:t xml:space="preserve"> </w:t>
      </w:r>
      <w:ins w:id="65" w:author="M P" w:date="2014-03-23T13:51:00Z">
        <w:r w:rsidR="00232ABD">
          <w:rPr>
            <w:rFonts w:ascii="Avenir Book" w:hAnsi="Avenir Book"/>
          </w:rPr>
          <w:t>To examine sensitivity to the shape of the kernel, we also present a</w:t>
        </w:r>
      </w:ins>
      <w:r w:rsidRPr="00827C28">
        <w:rPr>
          <w:rFonts w:ascii="Avenir Book" w:hAnsi="Avenir Book"/>
        </w:rPr>
        <w:t>nalytical results for a separable sinusoidal kernel in Appendix A.4</w:t>
      </w:r>
      <w:ins w:id="66" w:author="M P" w:date="2014-03-23T13:51:00Z">
        <w:r w:rsidR="00232ABD">
          <w:rPr>
            <w:rFonts w:ascii="Avenir Book" w:hAnsi="Avenir Book"/>
          </w:rPr>
          <w:t xml:space="preserve"> and describe below results from </w:t>
        </w:r>
      </w:ins>
      <w:r w:rsidRPr="00E53915">
        <w:rPr>
          <w:rFonts w:ascii="Avenir Book" w:hAnsi="Avenir Book"/>
        </w:rPr>
        <w:t xml:space="preserve">simulations </w:t>
      </w:r>
      <w:ins w:id="67" w:author="M P" w:date="2014-03-23T13:52:00Z">
        <w:r w:rsidR="00232ABD">
          <w:rPr>
            <w:rFonts w:ascii="Avenir Book" w:hAnsi="Avenir Book"/>
          </w:rPr>
          <w:t>with</w:t>
        </w:r>
      </w:ins>
      <w:r w:rsidRPr="00E53915">
        <w:rPr>
          <w:rFonts w:ascii="Avenir Book" w:hAnsi="Avenir Book"/>
        </w:rPr>
        <w:t xml:space="preserve"> </w:t>
      </w:r>
      <w:ins w:id="68" w:author="M P" w:date="2014-03-23T13:52:00Z">
        <w:r w:rsidR="00232ABD">
          <w:rPr>
            <w:rFonts w:ascii="Avenir Book" w:hAnsi="Avenir Book"/>
          </w:rPr>
          <w:t xml:space="preserve">a </w:t>
        </w:r>
      </w:ins>
      <w:r w:rsidR="00E84496" w:rsidRPr="00E53915">
        <w:rPr>
          <w:rFonts w:ascii="Avenir Book" w:hAnsi="Avenir Book"/>
        </w:rPr>
        <w:t xml:space="preserve">non-separable </w:t>
      </w:r>
      <w:r w:rsidRPr="00BE4CF8">
        <w:rPr>
          <w:rFonts w:ascii="Avenir Book" w:hAnsi="Avenir Book"/>
        </w:rPr>
        <w:t xml:space="preserve">Laplace dispersal kernel. </w:t>
      </w:r>
    </w:p>
    <w:p w14:paraId="42132754" w14:textId="76D1558D" w:rsidR="00917458" w:rsidRPr="003B1C03" w:rsidRDefault="00575C48" w:rsidP="00AD2D55">
      <w:pPr>
        <w:spacing w:line="480" w:lineRule="auto"/>
        <w:rPr>
          <w:rFonts w:ascii="Avenir Book" w:hAnsi="Avenir Book"/>
        </w:rPr>
      </w:pPr>
      <w:r w:rsidRPr="00BE4CF8">
        <w:rPr>
          <w:rFonts w:ascii="Avenir Book" w:hAnsi="Avenir Book"/>
        </w:rPr>
        <w:t xml:space="preserve">At equilibrium, the population will move in a traveling wave, where the </w:t>
      </w:r>
      <w:ins w:id="69" w:author="M P" w:date="2014-03-23T13:52:00Z">
        <w:r w:rsidR="00232ABD">
          <w:rPr>
            <w:rFonts w:ascii="Avenir Book" w:hAnsi="Avenir Book"/>
          </w:rPr>
          <w:t xml:space="preserve">population </w:t>
        </w:r>
      </w:ins>
      <w:r w:rsidRPr="00BE4CF8">
        <w:rPr>
          <w:rFonts w:ascii="Avenir Book" w:hAnsi="Avenir Book"/>
        </w:rPr>
        <w:t>density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Kot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750D6A"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1CA7322A" w:rsidR="00917458" w:rsidRPr="00D83B78" w:rsidRDefault="00575C48" w:rsidP="00AD2D55">
      <w:pPr>
        <w:spacing w:line="480" w:lineRule="auto"/>
        <w:rPr>
          <w:rFonts w:ascii="Avenir Book" w:hAnsi="Avenir Book"/>
        </w:rPr>
      </w:pPr>
      <w:r w:rsidRPr="003B1C03">
        <w:rPr>
          <w:rFonts w:ascii="Avenir Book" w:hAnsi="Avenir Book"/>
        </w:rPr>
        <w:lastRenderedPageBreak/>
        <w:t xml:space="preserve">where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750D6A"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7777777" w:rsidR="00917458" w:rsidRPr="003B1C03" w:rsidRDefault="00575C48" w:rsidP="00AD2D55">
      <w:pPr>
        <w:spacing w:line="480" w:lineRule="auto"/>
        <w:rPr>
          <w:rFonts w:ascii="Avenir Book" w:hAnsi="Avenir Book"/>
        </w:rPr>
      </w:pPr>
      <w:r w:rsidRPr="003B1C03">
        <w:rPr>
          <w:rFonts w:ascii="Avenir Book" w:hAnsi="Avenir Book"/>
        </w:rPr>
        <w:t xml:space="preserve">where the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satisfy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77777777" w:rsidR="00C74D6A" w:rsidRPr="003B1C03" w:rsidRDefault="00750D6A"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77777777" w:rsidR="00917458" w:rsidRPr="003B1C03" w:rsidRDefault="00575C48" w:rsidP="00AD2D55">
      <w:pPr>
        <w:spacing w:line="480" w:lineRule="auto"/>
        <w:rPr>
          <w:rFonts w:ascii="Avenir Book" w:hAnsi="Avenir Book"/>
        </w:rPr>
      </w:pPr>
      <w:r w:rsidRPr="003B1C03">
        <w:rPr>
          <w:rFonts w:ascii="Avenir Book" w:hAnsi="Avenir Book"/>
        </w:rPr>
        <w:t>(Latore, Gould, and Mortimer 1998).</w:t>
      </w:r>
    </w:p>
    <w:p w14:paraId="5432426A" w14:textId="77777777" w:rsidR="00917458" w:rsidRPr="00BD294E" w:rsidRDefault="00575C48" w:rsidP="00AD2D55">
      <w:pPr>
        <w:pStyle w:val="Heading2"/>
        <w:spacing w:line="480" w:lineRule="auto"/>
        <w:rPr>
          <w:rFonts w:ascii="Avenir Book" w:hAnsi="Avenir Book"/>
          <w:color w:val="auto"/>
          <w:sz w:val="28"/>
        </w:rPr>
      </w:pPr>
      <w:bookmarkStart w:id="70" w:name="persistence"/>
      <w:r w:rsidRPr="00580DD8">
        <w:rPr>
          <w:rFonts w:ascii="Avenir Book" w:hAnsi="Avenir Book"/>
          <w:color w:val="auto"/>
          <w:sz w:val="28"/>
        </w:rPr>
        <w:t xml:space="preserve">Persistence </w:t>
      </w:r>
    </w:p>
    <w:bookmarkEnd w:id="70"/>
    <w:p w14:paraId="272AB1A1" w14:textId="121EA074" w:rsidR="00917458" w:rsidRPr="00E53915" w:rsidRDefault="00575C48" w:rsidP="00AD2D55">
      <w:pPr>
        <w:spacing w:line="480" w:lineRule="auto"/>
        <w:rPr>
          <w:rFonts w:ascii="Avenir Book" w:hAnsi="Avenir Book"/>
        </w:rPr>
      </w:pPr>
      <w:r w:rsidRPr="00E53915">
        <w:rPr>
          <w:rFonts w:ascii="Avenir Book" w:hAnsi="Avenir Book"/>
        </w:rPr>
        <w:t xml:space="preserve">If the population is harvested at low enough levels and the climate velocity is slow enough, the population will be able to persist. </w:t>
      </w:r>
      <w:r w:rsidR="002253AD" w:rsidRPr="00E53915">
        <w:rPr>
          <w:rFonts w:ascii="Avenir Book" w:hAnsi="Avenir Book"/>
        </w:rPr>
        <w:t>However, t</w:t>
      </w:r>
      <w:r w:rsidRPr="00E53915">
        <w:rPr>
          <w:rFonts w:ascii="Avenir Book" w:hAnsi="Avenir Book"/>
        </w:rPr>
        <w:t>here are values of t</w:t>
      </w:r>
      <w:r w:rsidRPr="00BE4CF8">
        <w:rPr>
          <w:rFonts w:ascii="Avenir Book" w:hAnsi="Avenir Book"/>
        </w:rPr>
        <w:t xml:space="preserve">he harvesting rate </w:t>
      </w:r>
      <m:oMath>
        <m:r>
          <w:rPr>
            <w:rFonts w:ascii="Cambria Math" w:hAnsi="Cambria Math"/>
          </w:rPr>
          <m:t>h</m:t>
        </m:r>
      </m:oMath>
      <w:r w:rsidRPr="00E75A47">
        <w:rPr>
          <w:rFonts w:ascii="Avenir Book" w:hAnsi="Avenir Book"/>
        </w:rPr>
        <w:t xml:space="preserve"> and the climate velocity </w:t>
      </w:r>
      <m:oMath>
        <m:r>
          <w:rPr>
            <w:rFonts w:ascii="Cambria Math" w:hAnsi="Cambria Math"/>
          </w:rPr>
          <m:t>c</m:t>
        </m:r>
      </m:oMath>
      <w:r w:rsidRPr="00E75A47">
        <w:rPr>
          <w:rFonts w:ascii="Avenir Book" w:hAnsi="Avenir Book"/>
        </w:rPr>
        <w:t xml:space="preserve"> such that if we increase the parame</w:t>
      </w:r>
      <w:r w:rsidRPr="00E53915">
        <w:rPr>
          <w:rFonts w:ascii="Avenir Book" w:hAnsi="Avenir Book"/>
        </w:rPr>
        <w:t>ters beyond these values, the population will be driven extinct. When the population is extinct, the system is in equilibrium, i.e.</w:t>
      </w:r>
      <w:r w:rsidR="00C74D6A" w:rsidRPr="00BE4CF8">
        <w:rPr>
          <w:rFonts w:ascii="Avenir Book" w:hAnsi="Avenir Book"/>
        </w:rPr>
        <w:t>,</w:t>
      </w:r>
      <w:r w:rsidRPr="00BE4CF8">
        <w:rPr>
          <w:rFonts w:ascii="Avenir Book" w:hAnsi="Avenir Book"/>
        </w:rPr>
        <w:t xml:space="preserve"> there is a ‘trivial’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which satisfies Equation </w:t>
      </w:r>
      <w:r w:rsidR="00C74D6A" w:rsidRPr="003B1C03">
        <w:rPr>
          <w:rFonts w:ascii="Avenir Book" w:hAnsi="Avenir Book"/>
        </w:rPr>
        <w:t>4</w:t>
      </w:r>
      <w:r w:rsidRPr="003B1C03">
        <w:rPr>
          <w:rFonts w:ascii="Avenir Book" w:hAnsi="Avenir Book"/>
        </w:rPr>
        <w:t>. If a population</w:t>
      </w:r>
      <w:r w:rsidR="00722282">
        <w:rPr>
          <w:rFonts w:ascii="Avenir Book" w:hAnsi="Avenir Book"/>
        </w:rPr>
        <w:t xml:space="preserve"> is to</w:t>
      </w:r>
      <w:r w:rsidRPr="003B1C03">
        <w:rPr>
          <w:rFonts w:ascii="Avenir Book" w:hAnsi="Avenir Book"/>
        </w:rPr>
        <w:t xml:space="preserve"> persist, it must be able to avoid extinction and grow even when small</w:t>
      </w:r>
      <w:r w:rsidR="00C74D6A" w:rsidRPr="00E53915">
        <w:rPr>
          <w:rFonts w:ascii="Avenir Book" w:hAnsi="Avenir Book"/>
        </w:rPr>
        <w:t xml:space="preserve"> (Zhou and Kot 2011)</w:t>
      </w:r>
      <w:r w:rsidRPr="00E53915">
        <w:rPr>
          <w:rFonts w:ascii="Avenir Book" w:hAnsi="Avenir Book"/>
        </w:rPr>
        <w:t>. Population persistence is therefore equivalent to the trivial traveling pulse</w:t>
      </w:r>
      <w:r w:rsidRPr="00E75A47">
        <w:rPr>
          <w:rFonts w:ascii="Avenir Book" w:hAnsi="Avenir Book"/>
        </w:rPr>
        <w:t xml:space="preserve"> being an unstable equilibrium</w:t>
      </w:r>
      <w:r w:rsidR="00C74D6A" w:rsidRPr="00E75A47">
        <w:rPr>
          <w:rFonts w:ascii="Avenir Book" w:hAnsi="Avenir Book"/>
        </w:rPr>
        <w:t xml:space="preserve"> (the introduction of a small population will grow rather than return to </w:t>
      </w:r>
      <w:r w:rsidR="00C74D6A" w:rsidRPr="00E75A47">
        <w:rPr>
          <w:rFonts w:ascii="Avenir Book" w:hAnsi="Avenir Book"/>
        </w:rPr>
        <w:lastRenderedPageBreak/>
        <w:t>extinction)</w:t>
      </w:r>
      <w:r w:rsidRPr="00E75A47">
        <w:rPr>
          <w:rFonts w:ascii="Avenir Book" w:hAnsi="Avenir Book"/>
        </w:rPr>
        <w:t xml:space="preserve">. We found the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by finding the parameters that make the trivial pulse unstable. See Appendix A.1 for de</w:t>
      </w:r>
      <w:r w:rsidRPr="00E53915">
        <w:rPr>
          <w:rFonts w:ascii="Avenir Book" w:hAnsi="Avenir Book"/>
        </w:rPr>
        <w:t>tails.</w:t>
      </w:r>
    </w:p>
    <w:p w14:paraId="2BED2E27" w14:textId="77777777" w:rsidR="0091745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recruitment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on properties of the population itself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m:oMath>
      <w:r w:rsidRPr="00827C28">
        <w:rPr>
          <w:rFonts w:ascii="Avenir Book" w:hAnsi="Avenir Book"/>
        </w:rPr>
        <w:t>; properties of the environmen</w:t>
      </w:r>
      <w:r w:rsidRPr="00D83B78">
        <w:rPr>
          <w:rFonts w:ascii="Avenir Book" w:hAnsi="Avenir Book"/>
        </w:rPr>
        <w:t xml:space="preserve">t – 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c>
          <w:tcPr>
            <w:tcW w:w="8028" w:type="dxa"/>
            <w:vAlign w:val="center"/>
          </w:tcPr>
          <w:p w14:paraId="1F5F93E7" w14:textId="1DCC5273" w:rsidR="00612EAF" w:rsidRPr="003B1C03" w:rsidRDefault="00750D6A"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30B9C8BB" w14:textId="5E7808D0" w:rsidR="00612EAF" w:rsidRPr="00E53915" w:rsidRDefault="00612EAF" w:rsidP="003228DC">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45105EA4" w14:textId="7BCF3616" w:rsidR="00917458" w:rsidRPr="003B1C03" w:rsidRDefault="00917458" w:rsidP="00AD2D55">
      <w:pPr>
        <w:spacing w:line="480" w:lineRule="auto"/>
        <w:rPr>
          <w:rFonts w:ascii="Avenir Book" w:hAnsi="Avenir Book"/>
        </w:rPr>
      </w:pPr>
    </w:p>
    <w:p w14:paraId="200B9691" w14:textId="6FAEB0D6" w:rsidR="00917458" w:rsidRDefault="00575C48" w:rsidP="00AD2D55">
      <w:pPr>
        <w:spacing w:line="480" w:lineRule="auto"/>
        <w:rPr>
          <w:rFonts w:ascii="Avenir Book" w:hAnsi="Avenir Book"/>
        </w:rPr>
      </w:pPr>
      <w:r w:rsidRPr="00E53915">
        <w:rPr>
          <w:rFonts w:ascii="Avenir Book" w:hAnsi="Avenir Book"/>
        </w:rPr>
        <w:t xml:space="preserve">We derive a similar expression for a sinusoidal kernel in the Appendix A.4. </w:t>
      </w:r>
      <w:r w:rsidR="003B66AF">
        <w:rPr>
          <w:rFonts w:ascii="Avenir Book" w:hAnsi="Avenir Book"/>
        </w:rPr>
        <w:t xml:space="preserve">These formulas are not straightforward to understand. </w:t>
      </w:r>
      <w:r w:rsidRPr="00E53915">
        <w:rPr>
          <w:rFonts w:ascii="Avenir Book" w:hAnsi="Avenir Book"/>
        </w:rPr>
        <w:t xml:space="preserve">For both kernels, </w:t>
      </w:r>
      <w:ins w:id="71" w:author="M P" w:date="2014-03-23T13:58:00Z">
        <w:r w:rsidR="003B66AF">
          <w:rPr>
            <w:rFonts w:ascii="Avenir Book" w:hAnsi="Avenir Book"/>
          </w:rPr>
          <w:t xml:space="preserve">however, </w:t>
        </w:r>
      </w:ins>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c>
          <w:tcPr>
            <w:tcW w:w="8028" w:type="dxa"/>
            <w:vAlign w:val="center"/>
          </w:tcPr>
          <w:p w14:paraId="4C26B6B8" w14:textId="4B00981F" w:rsidR="00612EAF" w:rsidRPr="003B1C03" w:rsidRDefault="00750D6A" w:rsidP="003228DC">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m:t>
                </m:r>
                <w:ins w:id="72" w:author="Eleanor Brush" w:date="2014-03-27T11:25:00Z">
                  <m:r>
                    <w:rPr>
                      <w:rFonts w:ascii="Cambria Math" w:hAnsi="Cambria Math"/>
                    </w:rPr>
                    <m:t>(</m:t>
                  </m:r>
                </w:ins>
                <m:r>
                  <w:rPr>
                    <w:rFonts w:ascii="Cambria Math" w:hAnsi="Cambria Math"/>
                  </w:rPr>
                  <m:t>⟨d⟩,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043C806C" w14:textId="0B2199E9" w:rsidR="00612EAF" w:rsidRPr="00E53915" w:rsidRDefault="00612EAF" w:rsidP="003228DC">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779BFC1C" w14:textId="6F99884F" w:rsidR="00917458" w:rsidRPr="003B1C03" w:rsidRDefault="00917458" w:rsidP="00AD2D55">
      <w:pPr>
        <w:spacing w:line="480" w:lineRule="auto"/>
        <w:rPr>
          <w:rFonts w:ascii="Avenir Book" w:hAnsi="Avenir Book"/>
        </w:rPr>
      </w:pPr>
    </w:p>
    <w:p w14:paraId="3623AA4B" w14:textId="6A22C905" w:rsidR="00917458" w:rsidRPr="00E53915" w:rsidRDefault="00575C48" w:rsidP="00AD2D55">
      <w:pPr>
        <w:spacing w:line="480" w:lineRule="auto"/>
        <w:rPr>
          <w:rFonts w:ascii="Avenir Book" w:hAnsi="Avenir Book"/>
        </w:rPr>
      </w:pPr>
      <w:r w:rsidRPr="003B1C03">
        <w:rPr>
          <w:rFonts w:ascii="Avenir Book" w:hAnsi="Avenir Book"/>
        </w:rPr>
        <w:lastRenderedPageBreak/>
        <w:t xml:space="preserve">where </w:t>
      </w:r>
      <w:ins w:id="73" w:author="Emma Fuller" w:date="2014-03-14T16:17:00Z">
        <m:oMath>
          <m:r>
            <w:rPr>
              <w:rFonts w:ascii="Cambria Math" w:hAnsi="Cambria Math"/>
            </w:rPr>
            <m:t>g</m:t>
          </m:r>
        </m:oMath>
      </w:ins>
      <w:r w:rsidRPr="003B1C03">
        <w:rPr>
          <w:rFonts w:ascii="Avenir Book" w:hAnsi="Avenir Book"/>
        </w:rPr>
        <w:t xml:space="preserve"> is a decreasing function of the length of the viable patch and the intrinsic growth rate</w:t>
      </w:r>
      <w:ins w:id="74" w:author="Eleanor Brush" w:date="2014-03-27T11:25:00Z">
        <w:r w:rsidR="00025C3A">
          <w:rPr>
            <w:rFonts w:ascii="Avenir Book" w:hAnsi="Avenir Book"/>
          </w:rPr>
          <w:t xml:space="preserve"> and </w:t>
        </w:r>
      </w:ins>
      <w:ins w:id="75" w:author="Eleanor Brush" w:date="2014-03-27T11:26:00Z">
        <m:oMath>
          <m:r>
            <w:rPr>
              <w:rFonts w:ascii="Cambria Math" w:hAnsi="Cambria Math"/>
            </w:rPr>
            <m:t>q</m:t>
          </m:r>
        </m:oMath>
        <w:r w:rsidR="00025C3A">
          <w:rPr>
            <w:rFonts w:ascii="Avenir Book" w:eastAsiaTheme="minorEastAsia" w:hAnsi="Avenir Book"/>
          </w:rPr>
          <w:t xml:space="preserve"> describes the dependence on the other parameters</w:t>
        </w:r>
      </w:ins>
      <w:r w:rsidRPr="003B1C03">
        <w:rPr>
          <w:rFonts w:ascii="Avenir Book" w:hAnsi="Avenir Book"/>
        </w:rPr>
        <w:t>.</w:t>
      </w:r>
      <w:ins w:id="76" w:author="Eleanor Brush" w:date="2014-03-27T11:27:00Z">
        <w:r w:rsidR="00025C3A">
          <w:rPr>
            <w:rFonts w:ascii="Avenir Book" w:hAnsi="Avenir Book"/>
          </w:rPr>
          <w:t xml:space="preserve"> </w:t>
        </w:r>
      </w:ins>
    </w:p>
    <w:p w14:paraId="1148DD49" w14:textId="77777777" w:rsidR="00917458" w:rsidRPr="00BE4CF8" w:rsidRDefault="00575C48" w:rsidP="00AD2D55">
      <w:pPr>
        <w:pStyle w:val="Heading2"/>
        <w:spacing w:line="480" w:lineRule="auto"/>
        <w:rPr>
          <w:rFonts w:ascii="Avenir Book" w:hAnsi="Avenir Book"/>
          <w:color w:val="auto"/>
          <w:sz w:val="28"/>
        </w:rPr>
      </w:pPr>
      <w:bookmarkStart w:id="77"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77"/>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individually or the two stressors together. Equations </w:t>
      </w:r>
      <w:ins w:id="78" w:author="Emma Fuller" w:date="2014-03-14T16:22:00Z">
        <w:r w:rsidR="00854954">
          <w:rPr>
            <w:rFonts w:ascii="Avenir Book" w:hAnsi="Avenir Book"/>
          </w:rPr>
          <w:t>5</w:t>
        </w:r>
      </w:ins>
      <w:r w:rsidRPr="00BE1D72">
        <w:rPr>
          <w:rFonts w:ascii="Avenir Book" w:hAnsi="Avenir Book"/>
        </w:rPr>
        <w:t xml:space="preserve"> and</w:t>
      </w:r>
      <w:ins w:id="79" w:author="Emma Fuller" w:date="2014-03-14T16:22:00Z">
        <w:r w:rsidR="00854954">
          <w:rPr>
            <w:rFonts w:ascii="Avenir Book" w:hAnsi="Avenir Book"/>
          </w:rPr>
          <w:t xml:space="preserve"> 6</w:t>
        </w:r>
      </w:ins>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c>
          <w:tcPr>
            <w:tcW w:w="8028" w:type="dxa"/>
            <w:vAlign w:val="center"/>
          </w:tcPr>
          <w:p w14:paraId="263771B3" w14:textId="6A4DB730" w:rsidR="00612EAF" w:rsidRPr="003B1C03" w:rsidRDefault="00750D6A"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3811B1ED" w14:textId="1661ED58" w:rsidR="00612EAF" w:rsidRPr="00E53915" w:rsidRDefault="00612EAF" w:rsidP="003228DC">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44063463" w14:textId="6F664439" w:rsidR="00917458" w:rsidRPr="003B1C03" w:rsidRDefault="00917458" w:rsidP="00AD2D55">
      <w:pPr>
        <w:spacing w:line="480" w:lineRule="auto"/>
        <w:rPr>
          <w:rFonts w:ascii="Avenir Book" w:hAnsi="Avenir Book"/>
        </w:rPr>
      </w:pPr>
    </w:p>
    <w:p w14:paraId="3D148053" w14:textId="19504DD9" w:rsidR="00917458"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xml:space="preserve">, the </w:t>
      </w:r>
      <w:ins w:id="80" w:author="M P" w:date="2014-03-23T14:00:00Z">
        <w:r w:rsidR="003B66AF">
          <w:rPr>
            <w:rFonts w:ascii="Avenir Book" w:hAnsi="Avenir Book"/>
          </w:rPr>
          <w:t>decline</w:t>
        </w:r>
        <w:r w:rsidR="003B66AF" w:rsidRPr="00E53915">
          <w:rPr>
            <w:rFonts w:ascii="Avenir Book" w:hAnsi="Avenir Book"/>
          </w:rPr>
          <w:t xml:space="preserve"> </w:t>
        </w:r>
      </w:ins>
      <w:r w:rsidRPr="00E53915">
        <w:rPr>
          <w:rFonts w:ascii="Avenir Book" w:hAnsi="Avenir Book"/>
        </w:rPr>
        <w:t xml:space="preserve">caused by both stressors would be the sum of the </w:t>
      </w:r>
      <w:ins w:id="81" w:author="M P" w:date="2014-03-23T14:00:00Z">
        <w:r w:rsidR="003B66AF">
          <w:rPr>
            <w:rFonts w:ascii="Avenir Book" w:hAnsi="Avenir Book"/>
          </w:rPr>
          <w:t>declines</w:t>
        </w:r>
        <w:r w:rsidR="003B66AF" w:rsidRPr="00E75A47">
          <w:rPr>
            <w:rFonts w:ascii="Avenir Book" w:hAnsi="Avenir Book"/>
          </w:rPr>
          <w:t xml:space="preserve"> </w:t>
        </w:r>
      </w:ins>
      <w:r w:rsidRPr="00E75A47">
        <w:rPr>
          <w:rFonts w:ascii="Avenir Book" w:hAnsi="Avenir Book"/>
        </w:rPr>
        <w:t xml:space="preserve">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c>
          <w:tcPr>
            <w:tcW w:w="8028" w:type="dxa"/>
            <w:vAlign w:val="center"/>
          </w:tcPr>
          <w:p w14:paraId="3BA6F939" w14:textId="45E35475" w:rsidR="00612EAF" w:rsidRPr="003B1C03" w:rsidRDefault="00612EAF" w:rsidP="003228DC">
            <w:pPr>
              <w:spacing w:line="480" w:lineRule="auto"/>
              <w:jc w:val="center"/>
              <w:rPr>
                <w:rFonts w:ascii="Avenir Book" w:hAnsi="Avenir Book"/>
              </w:rPr>
            </w:pPr>
            <m:oMathPara>
              <m:oMath>
                <m:r>
                  <w:rPr>
                    <w:rFonts w:ascii="Cambria Math" w:hAnsi="Cambria Math"/>
                  </w:rPr>
                  <w:lastRenderedPageBreak/>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B3DA26" w14:textId="6889B65F" w:rsidR="00612EAF" w:rsidRPr="00E53915" w:rsidRDefault="00612EAF" w:rsidP="003228DC">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68BB922" w14:textId="3CE1A0C3" w:rsidR="00917458" w:rsidRPr="003B1C03" w:rsidRDefault="00917458" w:rsidP="00AD2D55">
      <w:pPr>
        <w:spacing w:line="480" w:lineRule="auto"/>
        <w:rPr>
          <w:rFonts w:ascii="Avenir Book" w:hAnsi="Avenir Book"/>
        </w:rPr>
      </w:pPr>
    </w:p>
    <w:p w14:paraId="494A240B" w14:textId="664E0190" w:rsidR="00917458" w:rsidRPr="00286494" w:rsidRDefault="00575C48" w:rsidP="00AD2D55">
      <w:pPr>
        <w:spacing w:line="480" w:lineRule="auto"/>
        <w:rPr>
          <w:rFonts w:ascii="Avenir Book" w:hAnsi="Avenir Book"/>
        </w:rPr>
      </w:pPr>
      <w:r w:rsidRPr="00E53915">
        <w:rPr>
          <w:rFonts w:ascii="Avenir Book" w:hAnsi="Avenir Book"/>
        </w:rPr>
        <w:t>If the stressors aggravate each other</w:t>
      </w:r>
      <w:ins w:id="82" w:author="M P" w:date="2014-03-23T14:00:00Z">
        <w:r w:rsidR="003B66AF" w:rsidRPr="003B66AF">
          <w:rPr>
            <w:rFonts w:ascii="Avenir Book" w:hAnsi="Avenir Book"/>
          </w:rPr>
          <w:t xml:space="preserve"> </w:t>
        </w:r>
        <w:r w:rsidR="003B66AF" w:rsidRPr="00E53915">
          <w:rPr>
            <w:rFonts w:ascii="Avenir Book" w:hAnsi="Avenir Book"/>
          </w:rPr>
          <w:t>and synergy is positive</w:t>
        </w:r>
      </w:ins>
      <w:r w:rsidRPr="00E53915">
        <w:rPr>
          <w:rFonts w:ascii="Avenir Book" w:hAnsi="Avenir Book"/>
        </w:rPr>
        <w:t>, the effect of both stressors is greater than we would expect from considering either stressor individually. If the stressors alleviate each other</w:t>
      </w:r>
      <w:ins w:id="83" w:author="M P" w:date="2014-03-23T14:00:00Z">
        <w:r w:rsidR="003B66AF" w:rsidRPr="003B66AF">
          <w:rPr>
            <w:rFonts w:ascii="Avenir Book" w:hAnsi="Avenir Book"/>
          </w:rPr>
          <w:t xml:space="preserve"> </w:t>
        </w:r>
        <w:r w:rsidR="003B66AF" w:rsidRPr="00E53915">
          <w:rPr>
            <w:rFonts w:ascii="Avenir Book" w:hAnsi="Avenir Book"/>
          </w:rPr>
          <w:t>and synergy is negative</w:t>
        </w:r>
      </w:ins>
      <w:r w:rsidRPr="00E53915">
        <w:rPr>
          <w:rFonts w:ascii="Avenir Book" w:hAnsi="Avenir Book"/>
        </w:rPr>
        <w:t>, the effect of both stressors is less than we would expect from considering either stressor individually.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We focused on the additive model because it is a common hypothesis in </w:t>
      </w:r>
      <w:r w:rsidR="00722282">
        <w:rPr>
          <w:rFonts w:ascii="Avenir Book" w:hAnsi="Avenir Book"/>
        </w:rPr>
        <w:t xml:space="preserve">work examining </w:t>
      </w:r>
      <w:r w:rsidR="004B5D8E" w:rsidRPr="00E75A47">
        <w:rPr>
          <w:rFonts w:ascii="Avenir Book" w:hAnsi="Avenir Book"/>
        </w:rPr>
        <w:t>multiple stressor</w:t>
      </w:r>
      <w:r w:rsidR="00722282">
        <w:rPr>
          <w:rFonts w:ascii="Avenir Book" w:hAnsi="Avenir Book"/>
        </w:rPr>
        <w:t>s</w:t>
      </w:r>
      <w:r w:rsidR="004B5D8E" w:rsidRPr="00E75A47">
        <w:rPr>
          <w:rFonts w:ascii="Avenir Book" w:hAnsi="Avenir Book"/>
        </w:rPr>
        <w:t>, though multiplicative and dominant stressor model</w:t>
      </w:r>
      <w:r w:rsidR="004B5D8E" w:rsidRPr="00286494">
        <w:rPr>
          <w:rFonts w:ascii="Avenir Book" w:hAnsi="Avenir Book"/>
        </w:rPr>
        <w:t xml:space="preserve">s are also possible (Crain et al. 2008) </w:t>
      </w:r>
    </w:p>
    <w:p w14:paraId="3C5599E8" w14:textId="77777777" w:rsidR="00917458" w:rsidRPr="00BE1D72" w:rsidRDefault="00575C48" w:rsidP="00AD2D55">
      <w:pPr>
        <w:pStyle w:val="Heading2"/>
        <w:spacing w:line="480" w:lineRule="auto"/>
        <w:rPr>
          <w:rFonts w:ascii="Avenir Book" w:hAnsi="Avenir Book"/>
          <w:color w:val="auto"/>
          <w:sz w:val="28"/>
        </w:rPr>
      </w:pPr>
      <w:bookmarkStart w:id="84" w:name="simulations"/>
      <w:r w:rsidRPr="00A53F62">
        <w:rPr>
          <w:rFonts w:ascii="Avenir Book" w:hAnsi="Avenir Book"/>
          <w:color w:val="auto"/>
          <w:sz w:val="28"/>
        </w:rPr>
        <w:t xml:space="preserve">Simulations </w:t>
      </w:r>
    </w:p>
    <w:bookmarkEnd w:id="84"/>
    <w:p w14:paraId="421C1F0B" w14:textId="422CC606" w:rsidR="00917458" w:rsidRPr="00612EAF" w:rsidRDefault="00575C48" w:rsidP="00AD2D55">
      <w:pPr>
        <w:spacing w:line="480" w:lineRule="auto"/>
        <w:rPr>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Laplace dispersal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c>
          <w:tcPr>
            <w:tcW w:w="8028" w:type="dxa"/>
            <w:vAlign w:val="center"/>
          </w:tcPr>
          <w:p w14:paraId="70D31A46" w14:textId="69853EB6" w:rsidR="00612EAF" w:rsidRPr="003B1C03" w:rsidRDefault="00612EAF" w:rsidP="003228DC">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p>
        </w:tc>
        <w:tc>
          <w:tcPr>
            <w:tcW w:w="1548" w:type="dxa"/>
            <w:vAlign w:val="center"/>
          </w:tcPr>
          <w:p w14:paraId="6DA3F5D9" w14:textId="2028E93C" w:rsidR="00612EAF" w:rsidRPr="00E53915" w:rsidRDefault="00612EAF" w:rsidP="003228DC">
            <w:pPr>
              <w:spacing w:line="480" w:lineRule="auto"/>
              <w:jc w:val="center"/>
              <w:rPr>
                <w:rFonts w:ascii="Avenir Book" w:hAnsi="Avenir Book"/>
              </w:rPr>
            </w:pPr>
            <w:r>
              <w:rPr>
                <w:rFonts w:ascii="Avenir Book" w:hAnsi="Avenir Book"/>
              </w:rPr>
              <w:t>(11</w:t>
            </w:r>
            <w:r w:rsidRPr="00E53915">
              <w:rPr>
                <w:rFonts w:ascii="Avenir Book" w:hAnsi="Avenir Book"/>
              </w:rPr>
              <w:t>)</w:t>
            </w:r>
          </w:p>
        </w:tc>
      </w:tr>
    </w:tbl>
    <w:p w14:paraId="64308170" w14:textId="77777777" w:rsidR="00612EAF" w:rsidRPr="003B1C03" w:rsidRDefault="00612EAF" w:rsidP="00AD2D55">
      <w:pPr>
        <w:spacing w:line="480" w:lineRule="auto"/>
        <w:rPr>
          <w:rFonts w:ascii="Avenir Book" w:hAnsi="Avenir Book"/>
        </w:rPr>
      </w:pPr>
    </w:p>
    <w:p w14:paraId="4BDFAF34" w14:textId="77777777" w:rsidR="002A57A4" w:rsidRPr="003B1C03" w:rsidRDefault="00575C48" w:rsidP="00AD2D55">
      <w:pPr>
        <w:spacing w:line="480" w:lineRule="auto"/>
        <w:rPr>
          <w:rFonts w:ascii="Avenir Book" w:hAnsi="Avenir Book"/>
        </w:rPr>
      </w:pPr>
      <w:r w:rsidRPr="003B1C03">
        <w:rPr>
          <w:rFonts w:ascii="Avenir Book" w:hAnsi="Avenir Book"/>
        </w:rPr>
        <w:t xml:space="preserve">a commonly used model of </w:t>
      </w:r>
      <w:r w:rsidR="00601904" w:rsidRPr="003B1C03">
        <w:rPr>
          <w:rFonts w:ascii="Avenir Book" w:hAnsi="Avenir Book"/>
        </w:rPr>
        <w:t xml:space="preserve">marine </w:t>
      </w:r>
      <w:r w:rsidRPr="003B1C03">
        <w:rPr>
          <w:rFonts w:ascii="Avenir Book" w:hAnsi="Avenir Book"/>
        </w:rPr>
        <w:t>larval dispersal (</w:t>
      </w:r>
      <w:r w:rsidR="005E1AEE" w:rsidRPr="00827C28">
        <w:rPr>
          <w:rFonts w:ascii="Avenir Book" w:hAnsi="Avenir Book"/>
        </w:rPr>
        <w:t>Botsford et al. 2001</w:t>
      </w:r>
      <w:r w:rsidRPr="003B1C03">
        <w:rPr>
          <w:rFonts w:ascii="Avenir Book" w:hAnsi="Avenir Book"/>
        </w:rPr>
        <w:t xml:space="preserve">). </w:t>
      </w:r>
    </w:p>
    <w:p w14:paraId="5F513F4C" w14:textId="77777777" w:rsidR="00917458" w:rsidRPr="003B1C03" w:rsidRDefault="00575C48" w:rsidP="00AD2D55">
      <w:pPr>
        <w:spacing w:line="480" w:lineRule="auto"/>
        <w:rPr>
          <w:rFonts w:ascii="Avenir Book" w:hAnsi="Avenir Book"/>
        </w:rPr>
      </w:pPr>
      <w:r w:rsidRPr="00E53915">
        <w:rPr>
          <w:rFonts w:ascii="Avenir Book" w:hAnsi="Avenir Book"/>
        </w:rPr>
        <w:lastRenderedPageBreak/>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we seeded the world with 50 individuals at a single point</w:t>
      </w:r>
      <w:r w:rsidR="002A57A4" w:rsidRPr="00A53F62">
        <w:rPr>
          <w:rFonts w:ascii="Avenir Book" w:hAnsi="Avenir Book"/>
        </w:rPr>
        <w:t xml:space="preserve"> and iterated</w:t>
      </w:r>
      <w:r w:rsidRPr="00BE1D72">
        <w:rPr>
          <w:rFonts w:ascii="Avenir Book" w:hAnsi="Avenir Book"/>
        </w:rPr>
        <w:t xml:space="preserve"> through 150 generations for the population to reach equilibrium without harvesting or climate shift. We then added harvesting press</w:t>
      </w:r>
      <w:r w:rsidRPr="003B1C03">
        <w:rPr>
          <w:rFonts w:ascii="Avenir Book" w:hAnsi="Avenir Book"/>
        </w:rPr>
        <w:t xml:space="preserve">ure, allowed the population to again reach equilibrium (150 generations), and finally added climate </w:t>
      </w:r>
      <w:r w:rsidR="002A57A4" w:rsidRPr="003B1C03">
        <w:rPr>
          <w:rFonts w:ascii="Avenir Book" w:hAnsi="Avenir Book"/>
        </w:rPr>
        <w:t xml:space="preserve">velocity </w:t>
      </w:r>
      <w:r w:rsidRPr="003B1C03">
        <w:rPr>
          <w:rFonts w:ascii="Avenir Book" w:hAnsi="Avenir Book"/>
        </w:rPr>
        <w:t xml:space="preserve">by moving the viable patch. </w:t>
      </w:r>
      <w:r w:rsidR="00E53915">
        <w:rPr>
          <w:rFonts w:ascii="Avenir Book" w:hAnsi="Avenir Book"/>
        </w:rPr>
        <w:t>After a minimum of 300 generations w</w:t>
      </w:r>
      <w:r w:rsidR="00E53915" w:rsidRPr="00E53915">
        <w:rPr>
          <w:rFonts w:ascii="Avenir Book" w:hAnsi="Avenir Book"/>
        </w:rPr>
        <w:t xml:space="preserve">e </w:t>
      </w:r>
      <w:r w:rsidRPr="00E53915">
        <w:rPr>
          <w:rFonts w:ascii="Avenir Book" w:hAnsi="Avenir Book"/>
        </w:rPr>
        <w:t>calculated equilibrium biomass as the mean biomass of 300</w:t>
      </w:r>
      <w:r w:rsidR="00E53915">
        <w:rPr>
          <w:rFonts w:ascii="Avenir Book" w:hAnsi="Avenir Book"/>
        </w:rPr>
        <w:t xml:space="preserve"> additional</w:t>
      </w:r>
      <w:r w:rsidRPr="00E53915">
        <w:rPr>
          <w:rFonts w:ascii="Avenir Book" w:hAnsi="Avenir Book"/>
        </w:rPr>
        <w:t xml:space="preserve"> </w:t>
      </w:r>
      <w:r w:rsidR="00E53915">
        <w:rPr>
          <w:rFonts w:ascii="Avenir Book" w:hAnsi="Avenir Book"/>
        </w:rPr>
        <w:t>generations</w:t>
      </w:r>
      <w:r w:rsidRPr="00E53915">
        <w:rPr>
          <w:rFonts w:ascii="Avenir Book" w:hAnsi="Avenir Book"/>
        </w:rPr>
        <w:t xml:space="preserve"> once the difference in biomass between successive generations was no greater than</w:t>
      </w:r>
      <w:r w:rsidR="002A57A4" w:rsidRPr="00E53915">
        <w:rPr>
          <w:rFonts w:ascii="Avenir Book" w:hAnsi="Avenir Book"/>
        </w:rPr>
        <w:t xml:space="preserve"> 0.1</w:t>
      </w:r>
      <w:r w:rsidRPr="003B1C03">
        <w:rPr>
          <w:rFonts w:ascii="Avenir Book" w:hAnsi="Avenir Book"/>
        </w:rPr>
        <w:t>.</w:t>
      </w:r>
    </w:p>
    <w:p w14:paraId="4AF6258B" w14:textId="1EE9F31F" w:rsidR="00313F8E" w:rsidRPr="003B1C03" w:rsidRDefault="00575C48" w:rsidP="00AD2D55">
      <w:pPr>
        <w:spacing w:line="480" w:lineRule="auto"/>
        <w:rPr>
          <w:rFonts w:ascii="Avenir Book" w:hAnsi="Avenir Book"/>
        </w:rPr>
      </w:pPr>
      <w:r w:rsidRPr="00580DD8">
        <w:rPr>
          <w:rFonts w:ascii="Avenir Book" w:hAnsi="Avenir Book"/>
        </w:rPr>
        <w:t xml:space="preserve">Under </w:t>
      </w:r>
      <w:r w:rsidR="00852431">
        <w:rPr>
          <w:rFonts w:ascii="Avenir Book" w:hAnsi="Avenir Book"/>
        </w:rPr>
        <w:t>threshold harvesting</w:t>
      </w:r>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852431">
        <w:rPr>
          <w:rFonts w:ascii="Avenir Book" w:hAnsi="Avenir Book"/>
        </w:rPr>
        <w:t>Instead</w:t>
      </w:r>
      <w:r w:rsidRPr="00E53915">
        <w:rPr>
          <w:rFonts w:ascii="Avenir Book" w:hAnsi="Avenir Book"/>
        </w:rPr>
        <w:t>, we evaluated the population at each point in space to determine how much harvesting should occur. If the population abundance was below the designated threshold</w:t>
      </w:r>
      <w:bookmarkStart w:id="85" w:name="_GoBack"/>
      <w:bookmarkEnd w:id="85"/>
      <w:r w:rsidRPr="00E53915">
        <w:rPr>
          <w:rFonts w:ascii="Avenir Book" w:hAnsi="Avenir Book"/>
        </w:rPr>
        <w:t>,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(Froese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xml:space="preserve">. MPAs are typically </w:t>
      </w:r>
      <w:r w:rsidR="00575C48" w:rsidRPr="00E75A47">
        <w:rPr>
          <w:rFonts w:ascii="Avenir Book" w:hAnsi="Avenir Book"/>
        </w:rPr>
        <w:lastRenderedPageBreak/>
        <w:t xml:space="preserve">designed to meet either fishery management or conservation goals (Agardy 1994; Holland and Brazee 1996; Gaines, White, et al. 2010), thus their spacing and size differ. Fisheries-oriented MPAs are often designed such that they maximize adult spillover into fishable areas by creating many small reserves closely spaced (Hastings and Botsford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r w:rsidR="000321C0" w:rsidRPr="00E53915">
        <w:rPr>
          <w:rFonts w:ascii="Avenir Book" w:hAnsi="Avenir Book"/>
        </w:rPr>
        <w:t>Toonen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r w:rsidR="00852431">
        <w:rPr>
          <w:rFonts w:ascii="Avenir Book" w:hAnsi="Avenir Book"/>
        </w:rPr>
        <w:t xml:space="preserve"> In these simulations, harvesting pressure was proportional in areas between reserves. </w:t>
      </w:r>
    </w:p>
    <w:p w14:paraId="268A0EBC" w14:textId="77777777" w:rsidR="00917458" w:rsidRPr="00E53915" w:rsidRDefault="00575C48" w:rsidP="00AD2D55">
      <w:pPr>
        <w:pStyle w:val="Heading1"/>
        <w:spacing w:line="480" w:lineRule="auto"/>
        <w:rPr>
          <w:rFonts w:ascii="Avenir Book" w:hAnsi="Avenir Book"/>
          <w:color w:val="auto"/>
        </w:rPr>
      </w:pPr>
      <w:bookmarkStart w:id="86"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87" w:name="interactions-between-stressors"/>
      <w:bookmarkEnd w:id="86"/>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87"/>
    <w:p w14:paraId="2CEC46AD" w14:textId="7186FCD3" w:rsidR="00917458" w:rsidRPr="00E53915" w:rsidRDefault="00E74E13" w:rsidP="00AD2D55">
      <w:pPr>
        <w:spacing w:line="480" w:lineRule="auto"/>
        <w:rPr>
          <w:rFonts w:ascii="Avenir Book" w:hAnsi="Avenir Book"/>
        </w:rPr>
      </w:pPr>
      <w:ins w:id="88" w:author="M P" w:date="2014-03-23T14:05:00Z">
        <w:r>
          <w:rPr>
            <w:rFonts w:ascii="Avenir Book" w:hAnsi="Avenir Book"/>
          </w:rPr>
          <w:t>We find that t</w:t>
        </w:r>
      </w:ins>
      <w:r w:rsidR="00575C48" w:rsidRPr="00A53F62">
        <w:rPr>
          <w:rFonts w:ascii="Avenir Book" w:hAnsi="Avenir Book"/>
        </w:rPr>
        <w:t xml:space="preserve">he climate velocity and </w:t>
      </w:r>
      <w:r w:rsidR="00627C41" w:rsidRPr="00BE1D72">
        <w:rPr>
          <w:rFonts w:ascii="Avenir Book" w:hAnsi="Avenir Book"/>
        </w:rPr>
        <w:t xml:space="preserve">critical </w:t>
      </w:r>
      <w:r w:rsidR="00575C48" w:rsidRPr="008F2B52">
        <w:rPr>
          <w:rFonts w:ascii="Avenir Book" w:hAnsi="Avenir Book"/>
        </w:rPr>
        <w:t>harvest rate are inversely related</w:t>
      </w:r>
      <w:ins w:id="89" w:author="M P" w:date="2014-03-23T14:05:00Z">
        <w:r>
          <w:rPr>
            <w:rFonts w:ascii="Avenir Book" w:hAnsi="Avenir Book"/>
          </w:rPr>
          <w:t>, as would be expected from interacting stressors</w:t>
        </w:r>
      </w:ins>
      <w:r w:rsidR="00575C48" w:rsidRPr="008F2B52">
        <w:rPr>
          <w:rFonts w:ascii="Avenir Book" w:hAnsi="Avenir Book"/>
        </w:rPr>
        <w:t xml:space="preserve">. As the climate velocity </w:t>
      </w:r>
      <m:oMath>
        <m:r>
          <w:rPr>
            <w:rFonts w:ascii="Cambria Math" w:hAnsi="Cambria Math"/>
          </w:rPr>
          <m:t>c</m:t>
        </m:r>
      </m:oMath>
      <w:r w:rsidR="00575C48"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00575C48" w:rsidRPr="003B1C03">
        <w:rPr>
          <w:rFonts w:ascii="Avenir Book" w:hAnsi="Avenir Book"/>
        </w:rPr>
        <w:t xml:space="preserve">). This means that a harvesting rate that is </w:t>
      </w:r>
      <w:r w:rsidR="00575C48" w:rsidRPr="003B1C03">
        <w:rPr>
          <w:rFonts w:ascii="Avenir Book" w:hAnsi="Avenir Book"/>
        </w:rPr>
        <w:lastRenderedPageBreak/>
        <w:t xml:space="preserve">sustainable in the absence of environmental shift may no longer be sustainable if the environment </w:t>
      </w:r>
      <w:r w:rsidR="00D9625F" w:rsidRPr="00E53915">
        <w:rPr>
          <w:rFonts w:ascii="Avenir Book" w:hAnsi="Avenir Book"/>
        </w:rPr>
        <w:t xml:space="preserve">begins to </w:t>
      </w:r>
      <w:r w:rsidR="00575C48" w:rsidRPr="00E53915">
        <w:rPr>
          <w:rFonts w:ascii="Avenir Book" w:hAnsi="Avenir Book"/>
        </w:rPr>
        <w:t>chang</w:t>
      </w:r>
      <w:r w:rsidR="00D9625F" w:rsidRPr="00E53915">
        <w:rPr>
          <w:rFonts w:ascii="Avenir Book" w:hAnsi="Avenir Book"/>
        </w:rPr>
        <w:t>e</w:t>
      </w:r>
      <w:r w:rsidR="00575C48" w:rsidRPr="00E53915">
        <w:rPr>
          <w:rFonts w:ascii="Avenir Book" w:hAnsi="Avenir Book"/>
        </w:rPr>
        <w:t xml:space="preserve">. Conversely, as the harvesting rate </w:t>
      </w:r>
      <m:oMath>
        <m:r>
          <w:rPr>
            <w:rFonts w:ascii="Cambria Math" w:hAnsi="Cambria Math"/>
          </w:rPr>
          <m:t>h</m:t>
        </m:r>
      </m:oMath>
      <w:r w:rsidR="00575C48"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00575C48" w:rsidRPr="003B1C03">
        <w:rPr>
          <w:rFonts w:ascii="Avenir Book" w:hAnsi="Avenir Book"/>
        </w:rPr>
        <w:t>). Thus as harvesting pressure increases, it becomes increasingly easy for a shifting environment to drive the population extinct.</w:t>
      </w:r>
    </w:p>
    <w:p w14:paraId="7F60391B" w14:textId="46319AFB" w:rsidR="00917458" w:rsidRPr="00E75A47" w:rsidRDefault="00575C48" w:rsidP="00474AEC">
      <w:pPr>
        <w:spacing w:line="480" w:lineRule="auto"/>
        <w:rPr>
          <w:rFonts w:ascii="Avenir Book" w:hAnsi="Avenir Book"/>
        </w:rPr>
      </w:pPr>
      <w:r w:rsidRPr="00E53915">
        <w:rPr>
          <w:rFonts w:ascii="Avenir Book" w:hAnsi="Avenir Book"/>
        </w:rPr>
        <w:t>When climate velocity or harvesting pressure exceed their critical rates</w:t>
      </w:r>
      <w:ins w:id="90" w:author="M P" w:date="2014-03-23T14:05:00Z">
        <w:r w:rsidR="00E74E13">
          <w:rPr>
            <w:rFonts w:ascii="Avenir Book" w:hAnsi="Avenir Book"/>
          </w:rPr>
          <w:t>,</w:t>
        </w:r>
      </w:ins>
      <w:ins w:id="91" w:author="Emma Fuller" w:date="2014-03-11T18:38:00Z">
        <w:r w:rsidR="00E53915">
          <w:rPr>
            <w:rFonts w:ascii="Avenir Book" w:hAnsi="Avenir Book"/>
          </w:rPr>
          <w:t xml:space="preserve"> </w:t>
        </w:r>
      </w:ins>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xml:space="preserve">. Before the stressors reach those thresholds, the equilibrium biomass of the population decreases as the harvesting pressure </w:t>
      </w:r>
      <w:ins w:id="92" w:author="M P" w:date="2014-03-23T14:06:00Z">
        <w:r w:rsidR="00E74E13">
          <w:rPr>
            <w:rFonts w:ascii="Avenir Book" w:hAnsi="Avenir Book"/>
          </w:rPr>
          <w:t>or</w:t>
        </w:r>
      </w:ins>
      <w:r w:rsidRPr="00E53915">
        <w:rPr>
          <w:rFonts w:ascii="Avenir Book" w:hAnsi="Avenir Book"/>
        </w:rPr>
        <w:t xml:space="preserve"> the</w:t>
      </w:r>
      <w:ins w:id="93" w:author="M P" w:date="2014-03-23T14:06:00Z">
        <w:r w:rsidR="00E74E13">
          <w:rPr>
            <w:rFonts w:ascii="Avenir Book" w:hAnsi="Avenir Book"/>
          </w:rPr>
          <w:t xml:space="preserve"> rate of</w:t>
        </w:r>
      </w:ins>
      <w:r w:rsidRPr="00E53915">
        <w:rPr>
          <w:rFonts w:ascii="Avenir Book" w:hAnsi="Avenir Book"/>
        </w:rPr>
        <w:t xml:space="preserve"> environment</w:t>
      </w:r>
      <w:r w:rsidR="00B51ECC" w:rsidRPr="00E75A47">
        <w:rPr>
          <w:rFonts w:ascii="Avenir Book" w:hAnsi="Avenir Book"/>
        </w:rPr>
        <w:t>al shift</w:t>
      </w:r>
      <w:ins w:id="94" w:author="M P" w:date="2014-03-23T14:06:00Z">
        <w:r w:rsidR="00E74E13">
          <w:rPr>
            <w:rFonts w:ascii="Avenir Book" w:hAnsi="Avenir Book"/>
          </w:rPr>
          <w:t xml:space="preserve"> increases</w:t>
        </w:r>
      </w:ins>
      <w:r w:rsidR="00B51ECC" w:rsidRPr="00E75A47">
        <w:rPr>
          <w:rFonts w:ascii="Avenir Book" w:hAnsi="Avenir Book"/>
        </w:rPr>
        <w:t xml:space="preserve"> (Figure 1</w:t>
      </w:r>
      <w:r w:rsidR="004A5822" w:rsidRPr="00E75A47">
        <w:rPr>
          <w:rFonts w:ascii="Avenir Book" w:hAnsi="Avenir Book"/>
        </w:rPr>
        <w:t>b</w:t>
      </w:r>
      <w:r w:rsidRPr="00E75A47">
        <w:rPr>
          <w:rFonts w:ascii="Avenir Book" w:hAnsi="Avenir Book"/>
        </w:rPr>
        <w:t xml:space="preserve">). </w:t>
      </w:r>
    </w:p>
    <w:p w14:paraId="297BADFB" w14:textId="77ECB8D8" w:rsidR="00917458" w:rsidRPr="003B1C03" w:rsidRDefault="00575C48" w:rsidP="00AD2D55">
      <w:pPr>
        <w:spacing w:line="480" w:lineRule="auto"/>
        <w:rPr>
          <w:rFonts w:ascii="Avenir Book" w:hAnsi="Avenir Book"/>
        </w:rPr>
      </w:pPr>
      <w:r w:rsidRPr="00286494">
        <w:rPr>
          <w:rFonts w:ascii="Avenir Book" w:hAnsi="Avenir Book"/>
        </w:rPr>
        <w:t>It is always the case that increasing the intrinsic growth rate</w:t>
      </w:r>
      <w:ins w:id="95" w:author="M P" w:date="2014-03-23T14:07:00Z">
        <w:r w:rsidR="00E74E13">
          <w:rPr>
            <w:rFonts w:ascii="Avenir Book" w:hAnsi="Avenir Book"/>
          </w:rPr>
          <w:t xml:space="preserve"> (</w:t>
        </w:r>
      </w:ins>
      <m:oMath>
        <m:sSub>
          <m:sSubPr>
            <m:ctrlPr>
              <w:rPr>
                <w:rFonts w:ascii="Cambria Math" w:hAnsi="Cambria Math"/>
              </w:rPr>
            </m:ctrlPr>
          </m:sSubPr>
          <m:e>
            <m:r>
              <w:rPr>
                <w:rFonts w:ascii="Cambria Math" w:hAnsi="Cambria Math"/>
              </w:rPr>
              <m:t>R</m:t>
            </m:r>
          </m:e>
          <m:sub>
            <m:r>
              <w:rPr>
                <w:rFonts w:ascii="Cambria Math" w:hAnsi="Cambria Math"/>
              </w:rPr>
              <m:t>0</m:t>
            </m:r>
          </m:sub>
        </m:sSub>
      </m:oMath>
      <w:ins w:id="96" w:author="M P" w:date="2014-03-23T14:07:00Z">
        <w:r w:rsidR="00E74E13">
          <w:rPr>
            <w:rFonts w:ascii="Avenir Book" w:hAnsi="Avenir Book"/>
          </w:rPr>
          <w:t>), all else being equal,</w:t>
        </w:r>
      </w:ins>
      <w:r w:rsidRPr="003B1C03">
        <w:rPr>
          <w:rFonts w:ascii="Avenir Book" w:hAnsi="Avenir Book"/>
        </w:rPr>
        <w:t xml:space="preserve"> </w:t>
      </w:r>
      <w:ins w:id="97" w:author="M P" w:date="2014-03-23T14:07:00Z">
        <w:r w:rsidR="00E74E13">
          <w:rPr>
            <w:rFonts w:ascii="Avenir Book" w:hAnsi="Avenir Book"/>
          </w:rPr>
          <w:t xml:space="preserve">will </w:t>
        </w:r>
      </w:ins>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w:t>
      </w:r>
      <w:ins w:id="98" w:author="M P" w:date="2014-03-23T14:08:00Z">
        <w:r w:rsidR="00E74E13">
          <w:rPr>
            <w:rFonts w:ascii="Avenir Book" w:hAnsi="Avenir Book"/>
          </w:rPr>
          <w:t>more</w:t>
        </w:r>
        <w:r w:rsidR="00E74E13" w:rsidRPr="00286494">
          <w:rPr>
            <w:rFonts w:ascii="Avenir Book" w:hAnsi="Avenir Book"/>
          </w:rPr>
          <w:t xml:space="preserve"> </w:t>
        </w:r>
      </w:ins>
      <w:r w:rsidRPr="00286494">
        <w:rPr>
          <w:rFonts w:ascii="Avenir Book" w:hAnsi="Avenir Book"/>
        </w:rPr>
        <w:t xml:space="preserve">larvae will disperse into the space that will become viable </w:t>
      </w:r>
      <w:ins w:id="99" w:author="M P" w:date="2014-03-23T14:08:00Z">
        <w:r w:rsidR="00E74E13">
          <w:rPr>
            <w:rFonts w:ascii="Avenir Book" w:hAnsi="Avenir Book"/>
          </w:rPr>
          <w:t>in the next generation</w:t>
        </w:r>
      </w:ins>
      <w:r w:rsidRPr="00286494">
        <w:rPr>
          <w:rFonts w:ascii="Avenir Book" w:hAnsi="Avenir Book"/>
        </w:rPr>
        <w:t xml:space="preserv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 xml:space="preserve">te: at a low climate velocity, we can more severely harvest populations that have a shorter dispersal </w:t>
      </w:r>
      <w:r w:rsidRPr="008F2B52">
        <w:rPr>
          <w:rFonts w:ascii="Avenir Book" w:hAnsi="Avenir Book"/>
        </w:rPr>
        <w:lastRenderedPageBreak/>
        <w:t>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100"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100"/>
    <w:p w14:paraId="229BB7B4" w14:textId="3DD0F8BE" w:rsidR="00917458" w:rsidRPr="00BE4CF8" w:rsidRDefault="002F55C8" w:rsidP="00AD2D55">
      <w:pPr>
        <w:spacing w:line="480" w:lineRule="auto"/>
        <w:rPr>
          <w:rFonts w:ascii="Avenir Book" w:hAnsi="Avenir Book"/>
        </w:rPr>
      </w:pPr>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w:t>
      </w:r>
      <w:ins w:id="101" w:author="Emma Fuller" w:date="2014-03-27T14:56:00Z">
        <w:r w:rsidR="00A8768C">
          <w:rPr>
            <w:rFonts w:ascii="Avenir Book" w:hAnsi="Avenir Book"/>
          </w:rPr>
          <w:t>b</w:t>
        </w:r>
      </w:ins>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p>
    <w:p w14:paraId="4AE32DC9" w14:textId="377A2538" w:rsidR="00917458" w:rsidRPr="003B1C03" w:rsidRDefault="00575C48" w:rsidP="00AD2D55">
      <w:pPr>
        <w:spacing w:line="480" w:lineRule="auto"/>
        <w:rPr>
          <w:rFonts w:ascii="Avenir Book" w:hAnsi="Avenir Book"/>
        </w:rPr>
      </w:pPr>
      <w:r w:rsidRPr="00E75A47">
        <w:rPr>
          <w:rFonts w:ascii="Avenir Book" w:hAnsi="Avenir Book"/>
        </w:rPr>
        <w:lastRenderedPageBreak/>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w:t>
      </w:r>
      <w:ins w:id="102" w:author="Emma Fuller" w:date="2014-03-27T14:57:00Z">
        <w:r w:rsidR="00A8768C">
          <w:rPr>
            <w:rFonts w:ascii="Avenir Book" w:hAnsi="Avenir Book"/>
          </w:rPr>
          <w:t>c</w:t>
        </w:r>
      </w:ins>
      <w:r w:rsidR="000F3D6D" w:rsidRPr="003B1C03">
        <w:rPr>
          <w:rFonts w:ascii="Avenir Book" w:hAnsi="Avenir Book"/>
        </w:rPr>
        <w:t xml:space="preserve"> and </w:t>
      </w:r>
      <w:ins w:id="103" w:author="Emma Fuller" w:date="2014-03-27T14:57:00Z">
        <w:r w:rsidR="00A8768C">
          <w:rPr>
            <w:rFonts w:ascii="Avenir Book" w:hAnsi="Avenir Book"/>
          </w:rPr>
          <w:t>d</w:t>
        </w:r>
      </w:ins>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ins w:id="104" w:author="M P" w:date="2014-03-23T21:56:00Z">
        <w:r w:rsidR="00EF197E">
          <w:rPr>
            <w:rFonts w:ascii="Avenir Book" w:hAnsi="Avenir Book"/>
          </w:rPr>
          <w:t xml:space="preserve">However, there were also some differences </w:t>
        </w:r>
        <w:r w:rsidR="002303A8">
          <w:rPr>
            <w:rFonts w:ascii="Avenir Book" w:hAnsi="Avenir Book"/>
          </w:rPr>
          <w:t>between</w:t>
        </w:r>
        <w:r w:rsidR="00EF197E">
          <w:rPr>
            <w:rFonts w:ascii="Avenir Book" w:hAnsi="Avenir Book"/>
          </w:rPr>
          <w:t xml:space="preserve"> the large and the small MPA strategies. </w:t>
        </w:r>
      </w:ins>
      <w:r w:rsidRPr="003B1C03">
        <w:rPr>
          <w:rFonts w:ascii="Avenir Book" w:hAnsi="Avenir Book"/>
        </w:rPr>
        <w:t>At lower climate velocities, MPAs spaced more than one average dispersal distance apart resulted in larger fluctuations of population biomass relative to small, closely spaced, MPAs</w:t>
      </w:r>
      <w:r w:rsidR="00474AEC" w:rsidRPr="003B1C03">
        <w:rPr>
          <w:rFonts w:ascii="Avenir Book" w:hAnsi="Avenir Book"/>
        </w:rPr>
        <w:t xml:space="preserve"> (Appendix A.6</w:t>
      </w:r>
      <w:r w:rsidR="00697383">
        <w:rPr>
          <w:rFonts w:ascii="Avenir Book" w:hAnsi="Avenir Book"/>
        </w:rPr>
        <w:t xml:space="preserve">, Figure </w:t>
      </w:r>
      <w:r w:rsidR="001311BB">
        <w:rPr>
          <w:rFonts w:ascii="Avenir Book" w:hAnsi="Avenir Book"/>
        </w:rPr>
        <w:t>S</w:t>
      </w:r>
      <w:r w:rsidR="00697383">
        <w:rPr>
          <w:rFonts w:ascii="Avenir Book" w:hAnsi="Avenir Book"/>
        </w:rPr>
        <w:t>1</w:t>
      </w:r>
      <w:r w:rsidR="00474AEC" w:rsidRPr="003B1C03">
        <w:rPr>
          <w:rFonts w:ascii="Avenir Book" w:hAnsi="Avenir Book"/>
        </w:rPr>
        <w:t>)</w:t>
      </w:r>
      <w:r w:rsidRPr="003B1C03">
        <w:rPr>
          <w:rFonts w:ascii="Avenir Book" w:hAnsi="Avenir Book"/>
        </w:rPr>
        <w:t xml:space="preserve">. Since minimum population biomass is </w:t>
      </w:r>
      <w:ins w:id="105" w:author="M P" w:date="2014-03-23T22:04:00Z">
        <w:r w:rsidR="007A5593">
          <w:rPr>
            <w:rFonts w:ascii="Avenir Book" w:hAnsi="Avenir Book"/>
          </w:rPr>
          <w:t xml:space="preserve">higher </w:t>
        </w:r>
      </w:ins>
      <w:r w:rsidR="00BE4CF8">
        <w:rPr>
          <w:rFonts w:ascii="Avenir Book" w:hAnsi="Avenir Book"/>
        </w:rPr>
        <w:t>in simulations with smaller MPAs</w:t>
      </w:r>
      <w:r w:rsidRPr="00BE4CF8">
        <w:rPr>
          <w:rFonts w:ascii="Avenir Book" w:hAnsi="Avenir Book"/>
        </w:rPr>
        <w:t xml:space="preserve">, the population </w:t>
      </w:r>
      <w:r w:rsidR="00BE4CF8">
        <w:rPr>
          <w:rFonts w:ascii="Avenir Book" w:hAnsi="Avenir Book"/>
        </w:rPr>
        <w:t>has</w:t>
      </w:r>
      <w:r w:rsidR="00BE4CF8" w:rsidRPr="00BE4CF8">
        <w:rPr>
          <w:rFonts w:ascii="Avenir Book" w:hAnsi="Avenir Book"/>
        </w:rPr>
        <w:t xml:space="preserve"> </w:t>
      </w:r>
      <w:r w:rsidRPr="00BE4CF8">
        <w:rPr>
          <w:rFonts w:ascii="Avenir Book" w:hAnsi="Avenir Book"/>
        </w:rPr>
        <w:t xml:space="preserve">a larger buffer </w:t>
      </w:r>
      <w:ins w:id="106" w:author="M P" w:date="2014-03-23T22:04:00Z">
        <w:r w:rsidR="007A5593">
          <w:rPr>
            <w:rFonts w:ascii="Avenir Book" w:hAnsi="Avenir Book"/>
          </w:rPr>
          <w:t>against</w:t>
        </w:r>
        <w:r w:rsidR="007A5593" w:rsidRPr="00BE4CF8">
          <w:rPr>
            <w:rFonts w:ascii="Avenir Book" w:hAnsi="Avenir Book"/>
          </w:rPr>
          <w:t xml:space="preserve"> </w:t>
        </w:r>
      </w:ins>
      <w:r w:rsidRPr="00BE4CF8">
        <w:rPr>
          <w:rFonts w:ascii="Avenir Book" w:hAnsi="Avenir Book"/>
        </w:rPr>
        <w:t>possible extinction in a stochastic environment</w:t>
      </w:r>
      <w:ins w:id="107" w:author="M P" w:date="2014-03-23T22:04:00Z">
        <w:r w:rsidR="007A5593">
          <w:rPr>
            <w:rFonts w:ascii="Avenir Book" w:hAnsi="Avenir Book"/>
          </w:rPr>
          <w:t>, at least</w:t>
        </w:r>
      </w:ins>
      <w:r w:rsidR="00BE4CF8">
        <w:rPr>
          <w:rFonts w:ascii="Avenir Book" w:hAnsi="Avenir Book"/>
        </w:rPr>
        <w:t xml:space="preserve"> relative to simulations in which larger MPAs were implemented</w:t>
      </w:r>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108" w:name="discussion"/>
      <w:r w:rsidRPr="00E53915">
        <w:rPr>
          <w:rFonts w:ascii="Avenir Book" w:hAnsi="Avenir Book"/>
          <w:color w:val="auto"/>
        </w:rPr>
        <w:t>Discussion</w:t>
      </w:r>
    </w:p>
    <w:bookmarkEnd w:id="108"/>
    <w:p w14:paraId="72FA6D8A" w14:textId="37F2B8BE"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r w:rsidR="00852431">
        <w:rPr>
          <w:rFonts w:ascii="Avenir Book" w:hAnsi="Avenir Book"/>
        </w:rPr>
        <w:t>is</w:t>
      </w:r>
      <w:r w:rsidRPr="00E75A47">
        <w:rPr>
          <w:rFonts w:ascii="Avenir Book" w:hAnsi="Avenir Book"/>
        </w:rPr>
        <w:t xml:space="preserve">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a negative relationship between the critical harvesting rate and climate velocity.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6C201068" w:rsidR="00917458" w:rsidRPr="003B1C03" w:rsidRDefault="00D6562B" w:rsidP="00846EF5">
      <w:pPr>
        <w:spacing w:line="480" w:lineRule="auto"/>
        <w:rPr>
          <w:rFonts w:ascii="Avenir Book" w:hAnsi="Avenir Book"/>
        </w:rPr>
      </w:pPr>
      <w:r w:rsidRPr="003B1C03">
        <w:rPr>
          <w:rFonts w:ascii="Avenir Book" w:hAnsi="Avenir Book"/>
        </w:rPr>
        <w:lastRenderedPageBreak/>
        <w:t>In our model, the interaction between harvest and climate was effectively additive</w:t>
      </w:r>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r w:rsidR="00852431">
        <w:rPr>
          <w:rFonts w:ascii="Avenir Book" w:hAnsi="Avenir Book"/>
        </w:rPr>
        <w:t>demonstrations of synergy</w:t>
      </w:r>
      <w:r w:rsidR="00852431" w:rsidRPr="003B1C03">
        <w:rPr>
          <w:rFonts w:ascii="Avenir Book" w:hAnsi="Avenir Book"/>
        </w:rPr>
        <w:t xml:space="preserve"> </w:t>
      </w:r>
      <w:r w:rsidR="003B6345" w:rsidRPr="003B1C03">
        <w:rPr>
          <w:rFonts w:ascii="Avenir Book" w:hAnsi="Avenir Book"/>
        </w:rPr>
        <w:t>in the literature.</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w:t>
      </w:r>
      <w:r w:rsidR="00852431">
        <w:rPr>
          <w:rFonts w:ascii="Avenir Book" w:hAnsi="Avenir Book"/>
        </w:rPr>
        <w:t>. Similarly,</w:t>
      </w:r>
      <w:r w:rsidR="00575C48" w:rsidRPr="003B1C03">
        <w:rPr>
          <w:rFonts w:ascii="Avenir Book" w:hAnsi="Avenir Book"/>
        </w:rPr>
        <w:t xml:space="preserve"> </w:t>
      </w:r>
      <w:r w:rsidR="00C009FF" w:rsidRPr="003B1C03">
        <w:rPr>
          <w:rFonts w:ascii="Avenir Book" w:hAnsi="Avenir Book"/>
        </w:rPr>
        <w:t xml:space="preserve">theory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(Planque, Fromentin,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Beaugrand, and Lindley 2009; Planque, Fromentin, et al. 2010). </w:t>
      </w:r>
      <w:r w:rsidR="00FD5463" w:rsidRPr="003B1C03">
        <w:rPr>
          <w:rFonts w:ascii="Avenir Book" w:hAnsi="Avenir Book"/>
        </w:rPr>
        <w:t>However,</w:t>
      </w:r>
      <w:r w:rsidR="00C009FF" w:rsidRPr="003B1C03">
        <w:rPr>
          <w:rFonts w:ascii="Avenir Book" w:hAnsi="Avenir Book"/>
        </w:rPr>
        <w:t xml:space="preserve"> part of th</w:t>
      </w:r>
      <w:ins w:id="109" w:author="M P" w:date="2014-03-23T22:06:00Z">
        <w:r w:rsidR="00086FB4">
          <w:rPr>
            <w:rFonts w:ascii="Avenir Book" w:hAnsi="Avenir Book"/>
          </w:rPr>
          <w:t>e</w:t>
        </w:r>
      </w:ins>
      <w:r w:rsidR="00C009FF" w:rsidRPr="003B1C03">
        <w:rPr>
          <w:rFonts w:ascii="Avenir Book" w:hAnsi="Avenir Book"/>
        </w:rPr>
        <w:t>s</w:t>
      </w:r>
      <w:ins w:id="110" w:author="M P" w:date="2014-03-23T22:06:00Z">
        <w:r w:rsidR="00086FB4">
          <w:rPr>
            <w:rFonts w:ascii="Avenir Book" w:hAnsi="Avenir Book"/>
          </w:rPr>
          <w:t>e</w:t>
        </w:r>
      </w:ins>
      <w:r w:rsidR="00C009FF" w:rsidRPr="003B1C03">
        <w:rPr>
          <w:rFonts w:ascii="Avenir Book" w:hAnsi="Avenir Book"/>
        </w:rPr>
        <w:t xml:space="preserve"> discrepanc</w:t>
      </w:r>
      <w:ins w:id="111" w:author="M P" w:date="2014-03-23T22:06:00Z">
        <w:r w:rsidR="00086FB4">
          <w:rPr>
            <w:rFonts w:ascii="Avenir Book" w:hAnsi="Avenir Book"/>
          </w:rPr>
          <w:t>ies</w:t>
        </w:r>
      </w:ins>
      <w:r w:rsidR="00C009FF" w:rsidRPr="003B1C03">
        <w:rPr>
          <w:rFonts w:ascii="Avenir Book" w:hAnsi="Avenir Book"/>
        </w:rPr>
        <w:t xml:space="preserve"> may appear because</w:t>
      </w:r>
      <w:r w:rsidR="00FD5463" w:rsidRPr="003B1C03">
        <w:rPr>
          <w:rFonts w:ascii="Avenir Book" w:hAnsi="Avenir Book"/>
        </w:rPr>
        <w:t xml:space="preserve"> </w:t>
      </w:r>
      <w:ins w:id="112" w:author="M P" w:date="2014-03-23T22:09:00Z">
        <w:r w:rsidR="00BB20EC">
          <w:rPr>
            <w:rFonts w:ascii="Avenir Book" w:hAnsi="Avenir Book"/>
          </w:rPr>
          <w:t xml:space="preserve">we </w:t>
        </w:r>
      </w:ins>
      <w:ins w:id="113" w:author="M P" w:date="2014-03-23T22:10:00Z">
        <w:r w:rsidR="00BB20EC">
          <w:rPr>
            <w:rFonts w:ascii="Avenir Book" w:hAnsi="Avenir Book"/>
          </w:rPr>
          <w:t>analyzed</w:t>
        </w:r>
      </w:ins>
      <w:ins w:id="114" w:author="M P" w:date="2014-03-23T22:09:00Z">
        <w:r w:rsidR="00BB20EC">
          <w:rPr>
            <w:rFonts w:ascii="Avenir Book" w:hAnsi="Avenir Book"/>
          </w:rPr>
          <w:t xml:space="preserve"> the ability of populations to </w:t>
        </w:r>
      </w:ins>
      <w:ins w:id="115" w:author="M P" w:date="2014-03-23T22:10:00Z">
        <w:r w:rsidR="00BB20EC">
          <w:rPr>
            <w:rFonts w:ascii="Avenir Book" w:hAnsi="Avenir Book"/>
          </w:rPr>
          <w:t>keep pace with climate velocity</w:t>
        </w:r>
      </w:ins>
      <w:ins w:id="116" w:author="M P" w:date="2014-03-23T22:09:00Z">
        <w:r w:rsidR="00BB20EC">
          <w:rPr>
            <w:rFonts w:ascii="Avenir Book" w:hAnsi="Avenir Book"/>
          </w:rPr>
          <w:t xml:space="preserve">, while other </w:t>
        </w:r>
      </w:ins>
      <w:ins w:id="117" w:author="M P" w:date="2014-03-23T22:06:00Z">
        <w:r w:rsidR="00086FB4">
          <w:rPr>
            <w:rFonts w:ascii="Avenir Book" w:hAnsi="Avenir Book"/>
          </w:rPr>
          <w:t>studies</w:t>
        </w:r>
        <w:r w:rsidR="00086FB4" w:rsidRPr="003B1C03">
          <w:rPr>
            <w:rFonts w:ascii="Avenir Book" w:hAnsi="Avenir Book"/>
          </w:rPr>
          <w:t xml:space="preserve"> </w:t>
        </w:r>
      </w:ins>
      <w:r w:rsidR="00FD5463" w:rsidRPr="003B1C03">
        <w:rPr>
          <w:rFonts w:ascii="Avenir Book" w:hAnsi="Avenir Book"/>
        </w:rPr>
        <w:t>examined different aspects of changing climate</w:t>
      </w:r>
      <w:r w:rsidR="00575C48" w:rsidRPr="003B1C03">
        <w:rPr>
          <w:rFonts w:ascii="Avenir Book" w:hAnsi="Avenir Book"/>
        </w:rPr>
        <w:t xml:space="preserve">. In the </w:t>
      </w:r>
      <w:ins w:id="118" w:author="M P" w:date="2014-03-23T22:07:00Z">
        <w:r w:rsidR="00086FB4">
          <w:rPr>
            <w:rFonts w:ascii="Avenir Book" w:hAnsi="Avenir Book"/>
          </w:rPr>
          <w:t xml:space="preserve">rotifer </w:t>
        </w:r>
      </w:ins>
      <w:r w:rsidR="00575C48" w:rsidRPr="003B1C03">
        <w:rPr>
          <w:rFonts w:ascii="Avenir Book" w:hAnsi="Avenir Book"/>
        </w:rPr>
        <w:t>experiment,</w:t>
      </w:r>
      <w:ins w:id="119" w:author="M P" w:date="2014-03-23T22:14:00Z">
        <w:r w:rsidR="00200D3B">
          <w:rPr>
            <w:rFonts w:ascii="Avenir Book" w:hAnsi="Avenir Book"/>
          </w:rPr>
          <w:t xml:space="preserve"> for example,</w:t>
        </w:r>
      </w:ins>
      <w:r w:rsidR="00575C48" w:rsidRPr="003B1C03">
        <w:rPr>
          <w:rFonts w:ascii="Avenir Book" w:hAnsi="Avenir Book"/>
        </w:rPr>
        <w:t xml:space="preserve">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ins w:id="120" w:author="M P" w:date="2014-03-23T22:10:00Z">
        <w:r w:rsidR="00200D3B">
          <w:rPr>
            <w:rFonts w:ascii="Avenir Book" w:hAnsi="Avenir Book"/>
          </w:rPr>
          <w:t>H</w:t>
        </w:r>
      </w:ins>
      <w:r w:rsidR="008B0912" w:rsidRPr="003B1C03">
        <w:rPr>
          <w:rFonts w:ascii="Avenir Book" w:hAnsi="Avenir Book"/>
        </w:rPr>
        <w:t>arvesting was conjectured to reduce genetic diversity</w:t>
      </w:r>
      <w:r w:rsidR="00C009FF" w:rsidRPr="003B1C03">
        <w:rPr>
          <w:rFonts w:ascii="Avenir Book" w:hAnsi="Avenir Book"/>
        </w:rPr>
        <w:t xml:space="preserve">, and </w:t>
      </w:r>
      <w:ins w:id="121" w:author="M P" w:date="2014-03-23T22:10:00Z">
        <w:r w:rsidR="00200D3B">
          <w:rPr>
            <w:rFonts w:ascii="Avenir Book" w:hAnsi="Avenir Book"/>
          </w:rPr>
          <w:t xml:space="preserve">to </w:t>
        </w:r>
      </w:ins>
      <w:r w:rsidR="00C009FF" w:rsidRPr="003B1C03">
        <w:rPr>
          <w:rFonts w:ascii="Avenir Book" w:hAnsi="Avenir Book"/>
        </w:rPr>
        <w:t>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(Mora et al. 2007).  </w:t>
      </w:r>
      <w:r w:rsidR="0048530C" w:rsidRPr="00E53915">
        <w:rPr>
          <w:rFonts w:ascii="Avenir Book" w:hAnsi="Avenir Book"/>
        </w:rPr>
        <w:t xml:space="preserve">In other </w:t>
      </w:r>
      <w:ins w:id="122" w:author="M P" w:date="2014-03-23T22:08:00Z">
        <w:r w:rsidR="00086FB4">
          <w:rPr>
            <w:rFonts w:ascii="Avenir Book" w:hAnsi="Avenir Book"/>
          </w:rPr>
          <w:t>studies</w:t>
        </w:r>
      </w:ins>
      <w:r w:rsidR="0048530C" w:rsidRPr="00E53915">
        <w:rPr>
          <w:rFonts w:ascii="Avenir Book" w:hAnsi="Avenir Book"/>
        </w:rPr>
        <w:t xml:space="preserve">,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(Planque, Fromentin, et al. 2010).</w:t>
      </w:r>
      <w:r w:rsidR="000340DE"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w:t>
      </w:r>
      <w:ins w:id="123" w:author="M P" w:date="2014-03-23T22:16:00Z">
        <w:r w:rsidR="00200D3B">
          <w:rPr>
            <w:rFonts w:ascii="Avenir Book" w:hAnsi="Avenir Book"/>
          </w:rPr>
          <w:t>effects mediated by fishing may also be capable of</w:t>
        </w:r>
      </w:ins>
      <w:r w:rsidR="001816E9" w:rsidRPr="00286494">
        <w:rPr>
          <w:rFonts w:ascii="Avenir Book" w:hAnsi="Avenir Book"/>
        </w:rPr>
        <w:t xml:space="preserve"> </w:t>
      </w:r>
      <w:r w:rsidR="00F152F5" w:rsidRPr="00A53F62">
        <w:rPr>
          <w:rFonts w:ascii="Avenir Book" w:hAnsi="Avenir Book"/>
        </w:rPr>
        <w:t>creat</w:t>
      </w:r>
      <w:ins w:id="124" w:author="M P" w:date="2014-03-23T22:16:00Z">
        <w:r w:rsidR="00200D3B">
          <w:rPr>
            <w:rFonts w:ascii="Avenir Book" w:hAnsi="Avenir Book"/>
          </w:rPr>
          <w:t>ing</w:t>
        </w:r>
      </w:ins>
      <w:r w:rsidR="00F152F5" w:rsidRPr="00A53F62">
        <w:rPr>
          <w:rFonts w:ascii="Avenir Book" w:hAnsi="Avenir Book"/>
        </w:rPr>
        <w:t xml:space="preserve"> positive feedback loop</w:t>
      </w:r>
      <w:ins w:id="125" w:author="M P" w:date="2014-03-23T22:16:00Z">
        <w:r w:rsidR="00200D3B">
          <w:rPr>
            <w:rFonts w:ascii="Avenir Book" w:hAnsi="Avenir Book"/>
          </w:rPr>
          <w:t>s</w:t>
        </w:r>
      </w:ins>
      <w:r w:rsidR="00F152F5" w:rsidRPr="00A53F62">
        <w:rPr>
          <w:rFonts w:ascii="Avenir Book" w:hAnsi="Avenir Book"/>
        </w:rPr>
        <w:t xml:space="preserve"> </w:t>
      </w:r>
      <w:ins w:id="126" w:author="M P" w:date="2014-03-23T22:16:00Z">
        <w:r w:rsidR="00200D3B">
          <w:rPr>
            <w:rFonts w:ascii="Avenir Book" w:hAnsi="Avenir Book"/>
          </w:rPr>
          <w:t xml:space="preserve">that amplify the impacts of warming </w:t>
        </w:r>
      </w:ins>
      <w:ins w:id="127" w:author="M P" w:date="2014-03-23T22:17:00Z">
        <w:r w:rsidR="00200D3B">
          <w:rPr>
            <w:rFonts w:ascii="Avenir Book" w:hAnsi="Avenir Book"/>
          </w:rPr>
          <w:t>(Kirby, Beaugrand, and Lindley 2009)</w:t>
        </w:r>
      </w:ins>
      <w:r w:rsidR="00F152F5" w:rsidRPr="008F2B52">
        <w:rPr>
          <w:rFonts w:ascii="Avenir Book" w:hAnsi="Avenir Book"/>
        </w:rPr>
        <w:t xml:space="preserve">. </w:t>
      </w:r>
      <w:r w:rsidR="00764BFE" w:rsidRPr="003B1C03">
        <w:rPr>
          <w:rFonts w:ascii="Avenir Book" w:hAnsi="Avenir Book"/>
        </w:rPr>
        <w:t xml:space="preserve">The interactive effects of </w:t>
      </w:r>
      <w:r w:rsidR="00764BFE" w:rsidRPr="003B1C03">
        <w:rPr>
          <w:rFonts w:ascii="Avenir Book" w:hAnsi="Avenir Book"/>
        </w:rPr>
        <w:lastRenderedPageBreak/>
        <w:t xml:space="preserve">climate and fishing on spatial distributions had been identified as an important area of research (Planque, Fromentin, et al. 2010), and our simple model suggests that additive effects </w:t>
      </w:r>
      <w:ins w:id="128" w:author="M P" w:date="2014-03-23T22:15:00Z">
        <w:r w:rsidR="00200D3B">
          <w:rPr>
            <w:rFonts w:ascii="Avenir Book" w:hAnsi="Avenir Book"/>
          </w:rPr>
          <w:t>should</w:t>
        </w:r>
        <w:r w:rsidR="00200D3B" w:rsidRPr="003B1C03">
          <w:rPr>
            <w:rFonts w:ascii="Avenir Book" w:hAnsi="Avenir Book"/>
          </w:rPr>
          <w:t xml:space="preserve"> </w:t>
        </w:r>
      </w:ins>
      <w:r w:rsidR="00764BFE" w:rsidRPr="003B1C03">
        <w:rPr>
          <w:rFonts w:ascii="Avenir Book" w:hAnsi="Avenir Book"/>
        </w:rPr>
        <w:t xml:space="preserve">be </w:t>
      </w:r>
      <w:r w:rsidR="008E593B" w:rsidRPr="003B1C03">
        <w:rPr>
          <w:rFonts w:ascii="Avenir Book" w:hAnsi="Avenir Book"/>
        </w:rPr>
        <w:t>the baseline expectation</w:t>
      </w:r>
      <w:r w:rsidR="00764BFE" w:rsidRPr="003B1C03">
        <w:rPr>
          <w:rFonts w:ascii="Avenir Book" w:hAnsi="Avenir Book"/>
        </w:rPr>
        <w:t>. However, future work considering food web processes and genetic, spatial, and age diversity will be important to examine other possible sources of synergistic impacts.</w:t>
      </w:r>
    </w:p>
    <w:p w14:paraId="6F34A32A" w14:textId="6029081F"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w:t>
      </w:r>
      <w:ins w:id="129" w:author="M P" w:date="2014-03-23T22:21:00Z">
        <w:r w:rsidR="00D102DD">
          <w:rPr>
            <w:rFonts w:ascii="Avenir Book" w:hAnsi="Avenir Book"/>
          </w:rPr>
          <w:t>certain</w:t>
        </w:r>
        <w:r w:rsidR="00D102DD" w:rsidRPr="003B1C03">
          <w:rPr>
            <w:rFonts w:ascii="Avenir Book" w:hAnsi="Avenir Book"/>
          </w:rPr>
          <w:t xml:space="preserve"> </w:t>
        </w:r>
      </w:ins>
      <w:r w:rsidRPr="003B1C03">
        <w:rPr>
          <w:rFonts w:ascii="Avenir Book" w:hAnsi="Avenir Book"/>
        </w:rPr>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ins w:id="130" w:author="M P" w:date="2014-03-23T22:22:00Z">
        <w:r w:rsidR="00D102DD">
          <w:rPr>
            <w:rFonts w:ascii="Avenir Book" w:hAnsi="Avenir Book"/>
          </w:rPr>
          <w:t>s</w:t>
        </w:r>
      </w:ins>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r w:rsidR="00B270CC" w:rsidRPr="003B1C03">
        <w:rPr>
          <w:rFonts w:ascii="Avenir Book" w:hAnsi="Avenir Book"/>
        </w:rPr>
        <w:t xml:space="preserve">in effect reduces the maximum </w:t>
      </w:r>
      <w:r w:rsidRPr="003B1C03">
        <w:rPr>
          <w:rFonts w:ascii="Avenir Book" w:hAnsi="Avenir Book"/>
        </w:rPr>
        <w:t>reproductive rate.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2E6CA915" w:rsidR="00917458" w:rsidRPr="003B1C03" w:rsidRDefault="00575C48" w:rsidP="00846EF5">
      <w:pPr>
        <w:spacing w:line="480" w:lineRule="auto"/>
        <w:rPr>
          <w:rFonts w:ascii="Avenir Book" w:hAnsi="Avenir Book"/>
        </w:rPr>
      </w:pPr>
      <w:r w:rsidRPr="00286494">
        <w:rPr>
          <w:rFonts w:ascii="Avenir Book" w:hAnsi="Avenir Book"/>
        </w:rPr>
        <w:t xml:space="preserve">While 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r w:rsidR="00286494" w:rsidRPr="00286494">
        <w:rPr>
          <w:rFonts w:ascii="Avenir Book" w:hAnsi="Avenir Book"/>
        </w:rPr>
        <w:t xml:space="preserve"> </w:t>
      </w:r>
      <w:r w:rsidR="00286494">
        <w:rPr>
          <w:rFonts w:ascii="Avenir Book" w:hAnsi="Avenir Book"/>
        </w:rPr>
        <w:t xml:space="preserve">In agreement with Zhou and Kot (2011), </w:t>
      </w:r>
      <w:r w:rsidR="00286494">
        <w:rPr>
          <w:rFonts w:ascii="Avenir Book" w:hAnsi="Avenir Book"/>
        </w:rPr>
        <w:lastRenderedPageBreak/>
        <w:t>we found that</w:t>
      </w:r>
      <w:r w:rsidRPr="00286494">
        <w:rPr>
          <w:rFonts w:ascii="Avenir Book" w:hAnsi="Avenir Book"/>
        </w:rPr>
        <w:t xml:space="preserve"> </w:t>
      </w:r>
      <w:r w:rsidR="00286494">
        <w:rPr>
          <w:rFonts w:ascii="Avenir Book" w:hAnsi="Avenir Book"/>
        </w:rPr>
        <w:t>a</w:t>
      </w:r>
      <w:r w:rsidRPr="00286494">
        <w:rPr>
          <w:rFonts w:ascii="Avenir Book" w:hAnsi="Avenir Book"/>
        </w:rPr>
        <w:t>t low speeds, a short dispersal distance improved the maximum harvesting rate a population could sustain</w:t>
      </w:r>
      <w:ins w:id="131" w:author="M P" w:date="2014-03-23T22:22:00Z">
        <w:r w:rsidR="00D102DD">
          <w:rPr>
            <w:rFonts w:ascii="Avenir Book" w:hAnsi="Avenir Book"/>
          </w:rPr>
          <w:t>,</w:t>
        </w:r>
      </w:ins>
      <w:r w:rsidRPr="00286494">
        <w:rPr>
          <w:rFonts w:ascii="Avenir Book" w:hAnsi="Avenir Book"/>
        </w:rPr>
        <w:t xml:space="preserve"> while at higher speeds a longer dispersal distance improved the maximum climate velocity </w:t>
      </w:r>
      <w:ins w:id="132" w:author="M P" w:date="2014-03-23T22:23:00Z">
        <w:r w:rsidR="00D102DD">
          <w:rPr>
            <w:rFonts w:ascii="Avenir Book" w:hAnsi="Avenir Book"/>
          </w:rPr>
          <w:t>under</w:t>
        </w:r>
        <w:r w:rsidR="00D102DD" w:rsidRPr="00286494">
          <w:rPr>
            <w:rFonts w:ascii="Avenir Book" w:hAnsi="Avenir Book"/>
          </w:rPr>
          <w:t xml:space="preserve"> </w:t>
        </w:r>
      </w:ins>
      <w:r w:rsidRPr="00286494">
        <w:rPr>
          <w:rFonts w:ascii="Avenir Book" w:hAnsi="Avenir Book"/>
        </w:rPr>
        <w:t>which the po</w:t>
      </w:r>
      <w:r w:rsidR="00B51ECC" w:rsidRPr="00286494">
        <w:rPr>
          <w:rFonts w:ascii="Avenir Book" w:hAnsi="Avenir Book"/>
        </w:rPr>
        <w:t>pulation could persist</w:t>
      </w:r>
      <w:r w:rsidRPr="00286494">
        <w:rPr>
          <w:rFonts w:ascii="Avenir Book" w:hAnsi="Avenir Book"/>
        </w:rPr>
        <w:t>.</w:t>
      </w:r>
      <w:ins w:id="133" w:author="Emma Fuller" w:date="2014-03-11T19:07:00Z">
        <w:r w:rsidR="00286494">
          <w:rPr>
            <w:rFonts w:ascii="Avenir Book" w:hAnsi="Avenir Book"/>
          </w:rPr>
          <w:t xml:space="preserve"> </w:t>
        </w:r>
      </w:ins>
      <w:r w:rsidRPr="00286494">
        <w:rPr>
          <w:rFonts w:ascii="Avenir Book" w:hAnsi="Avenir Book"/>
        </w:rPr>
        <w:t>Thus</w:t>
      </w:r>
      <w:ins w:id="134" w:author="M P" w:date="2014-03-23T22:23:00Z">
        <w:r w:rsidR="00D102DD">
          <w:rPr>
            <w:rFonts w:ascii="Avenir Book" w:hAnsi="Avenir Book"/>
          </w:rPr>
          <w:t>,</w:t>
        </w:r>
      </w:ins>
      <w:r w:rsidRPr="00286494">
        <w:rPr>
          <w:rFonts w:ascii="Avenir Book" w:hAnsi="Avenir Book"/>
        </w:rPr>
        <w:t xml:space="preserve"> climate velocity will selectively favor species with dispersal distances best matched to the rate of shift</w:t>
      </w:r>
      <w:r w:rsidRPr="003B1C03">
        <w:rPr>
          <w:rFonts w:ascii="Avenir Book" w:hAnsi="Avenir Book"/>
        </w:rPr>
        <w:t>.</w:t>
      </w:r>
    </w:p>
    <w:p w14:paraId="146A032C" w14:textId="2505CA1F"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D40748">
        <w:rPr>
          <w:rFonts w:ascii="Avenir Book" w:hAnsi="Avenir Book"/>
        </w:rPr>
        <w:t>could</w:t>
      </w:r>
      <w:r w:rsidR="00D40748" w:rsidRPr="00BE4CF8">
        <w:rPr>
          <w:rFonts w:ascii="Avenir Book" w:hAnsi="Avenir Book"/>
        </w:rPr>
        <w:t xml:space="preserve"> </w:t>
      </w:r>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Thresholds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management approach effectively prevents harvesting of the leading edge</w:t>
      </w:r>
      <w:ins w:id="135" w:author="M P" w:date="2014-03-23T22:23:00Z">
        <w:r w:rsidR="00D102DD">
          <w:rPr>
            <w:rFonts w:ascii="Avenir Book" w:hAnsi="Avenir Book"/>
          </w:rPr>
          <w:t xml:space="preserve"> and</w:t>
        </w:r>
      </w:ins>
      <w:r w:rsidRPr="003B1C03">
        <w:rPr>
          <w:rFonts w:ascii="Avenir Book" w:hAnsi="Avenir Book"/>
        </w:rPr>
        <w:t xml:space="preserve">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008E593B" w:rsidRPr="003B1C03">
        <w:rPr>
          <w:rFonts w:ascii="Avenir Book" w:hAnsi="Avenir Book"/>
        </w:rPr>
        <w:t xml:space="preserve">, where </w:t>
      </w:r>
      <w:ins w:id="136" w:author="Eleanor Brush" w:date="2014-03-27T11:41:00Z">
        <w:r w:rsidR="00635576">
          <w:rPr>
            <w:rFonts w:ascii="Avenir Book" w:hAnsi="Avenir Book"/>
            <w:i/>
          </w:rPr>
          <w:t xml:space="preserve">l </w:t>
        </w:r>
      </w:ins>
      <w:r w:rsidR="008E593B" w:rsidRPr="003B1C03">
        <w:rPr>
          <w:rFonts w:ascii="Avenir Book" w:hAnsi="Avenir Book"/>
        </w:rPr>
        <w:t xml:space="preserve">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l</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that novel, low abundance </w:t>
      </w:r>
      <w:r w:rsidR="00927178" w:rsidRPr="00BE4CF8">
        <w:rPr>
          <w:rFonts w:ascii="Avenir Book" w:hAnsi="Avenir Book"/>
        </w:rPr>
        <w:t xml:space="preserve">stocks </w:t>
      </w:r>
      <w:r w:rsidRPr="00BE4CF8">
        <w:rPr>
          <w:rFonts w:ascii="Avenir Book" w:hAnsi="Avenir Book"/>
        </w:rPr>
        <w:t>are commonly unregulated in fisheries systems</w:t>
      </w:r>
      <w:r w:rsidR="00927178" w:rsidRPr="00BE4CF8">
        <w:rPr>
          <w:rFonts w:ascii="Avenir Book" w:hAnsi="Avenir Book"/>
        </w:rPr>
        <w:t>. I</w:t>
      </w:r>
      <w:r w:rsidRPr="00BE4CF8">
        <w:rPr>
          <w:rFonts w:ascii="Avenir Book" w:hAnsi="Avenir Book"/>
        </w:rPr>
        <w:t xml:space="preserve">n order </w:t>
      </w:r>
      <w:r w:rsidRPr="00BE4CF8">
        <w:rPr>
          <w:rFonts w:ascii="Avenir Book" w:hAnsi="Avenir Book"/>
        </w:rPr>
        <w:lastRenderedPageBreak/>
        <w:t xml:space="preserve">to decouple the additive effects of harvest and climate change, management would have to reverse this paradigm by </w:t>
      </w:r>
      <w:r w:rsidR="00927178" w:rsidRPr="00E75A47">
        <w:rPr>
          <w:rFonts w:ascii="Avenir Book" w:hAnsi="Avenir Book"/>
        </w:rPr>
        <w:t>preventing</w:t>
      </w:r>
      <w:r w:rsidRPr="00E75A47">
        <w:rPr>
          <w:rFonts w:ascii="Avenir Book" w:hAnsi="Avenir Book"/>
        </w:rPr>
        <w:t xml:space="preserve"> harvest of shifting species until they had become established in new areas.</w:t>
      </w:r>
    </w:p>
    <w:p w14:paraId="4208617C" w14:textId="4C89321A" w:rsidR="00917458" w:rsidRPr="003B1C03" w:rsidRDefault="00575C48" w:rsidP="00AD2D55">
      <w:pPr>
        <w:spacing w:line="480" w:lineRule="auto"/>
        <w:rPr>
          <w:rFonts w:ascii="Avenir Book" w:hAnsi="Avenir Book"/>
        </w:rPr>
      </w:pPr>
      <w:r w:rsidRPr="00E75A47">
        <w:rPr>
          <w:rFonts w:ascii="Avenir Book" w:hAnsi="Avenir Book"/>
        </w:rPr>
        <w:t xml:space="preserve">Unlike thresholds, MPAs are explicitly spatial.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disturbances like harvesting and habitat fragmentation (Lawler et al. 2010; Hannah et al. 2007; Botsford, Hastings, and Gaines 2001; Gaylord et al. 2005; Hastings and Botsford 2003; Thomas et al. 2012). Our results show that MPAs increase the equilibrium biomass </w:t>
      </w:r>
      <w:ins w:id="137" w:author="M P" w:date="2014-03-23T22:25:00Z">
        <w:r w:rsidR="001710C8">
          <w:rPr>
            <w:rFonts w:ascii="Avenir Book" w:hAnsi="Avenir Book"/>
          </w:rPr>
          <w:t xml:space="preserve">of harvested populations </w:t>
        </w:r>
      </w:ins>
      <w:r w:rsidRPr="00286494">
        <w:rPr>
          <w:rFonts w:ascii="Avenir Book" w:hAnsi="Avenir Book"/>
        </w:rPr>
        <w:t>at a given climate velocity, which support</w:t>
      </w:r>
      <w:r w:rsidR="00D40748">
        <w:rPr>
          <w:rFonts w:ascii="Avenir Book" w:hAnsi="Avenir Book"/>
        </w:rPr>
        <w:t>s</w:t>
      </w:r>
      <w:r w:rsidRPr="00286494">
        <w:rPr>
          <w:rFonts w:ascii="Avenir Book" w:hAnsi="Avenir Book"/>
        </w:rPr>
        <w:t xml:space="preserve"> their use as a tool to </w:t>
      </w:r>
      <w:ins w:id="138" w:author="M P" w:date="2014-03-23T22:26:00Z">
        <w:r w:rsidR="001710C8">
          <w:rPr>
            <w:rFonts w:ascii="Avenir Book" w:hAnsi="Avenir Book"/>
          </w:rPr>
          <w:t>help</w:t>
        </w:r>
        <w:r w:rsidR="001710C8" w:rsidRPr="00286494">
          <w:rPr>
            <w:rFonts w:ascii="Avenir Book" w:hAnsi="Avenir Book"/>
          </w:rPr>
          <w:t xml:space="preserve"> </w:t>
        </w:r>
        <w:r w:rsidR="001710C8">
          <w:rPr>
            <w:rFonts w:ascii="Avenir Book" w:hAnsi="Avenir Book"/>
          </w:rPr>
          <w:t>these populations withstand the</w:t>
        </w:r>
        <w:r w:rsidR="001710C8" w:rsidRPr="00286494">
          <w:rPr>
            <w:rFonts w:ascii="Avenir Book" w:hAnsi="Avenir Book"/>
          </w:rPr>
          <w:t xml:space="preserve"> </w:t>
        </w:r>
      </w:ins>
      <w:r w:rsidRPr="00286494">
        <w:rPr>
          <w:rFonts w:ascii="Avenir Book" w:hAnsi="Avenir Book"/>
        </w:rPr>
        <w:t>effect</w:t>
      </w:r>
      <w:r w:rsidR="006F5975" w:rsidRPr="00286494">
        <w:rPr>
          <w:rFonts w:ascii="Avenir Book" w:hAnsi="Avenir Book"/>
        </w:rPr>
        <w:t>s</w:t>
      </w:r>
      <w:r w:rsidRPr="00286494">
        <w:rPr>
          <w:rFonts w:ascii="Avenir Book" w:hAnsi="Avenir Book"/>
        </w:rPr>
        <w:t xml:space="preserve"> of climate velocity. However</w:t>
      </w:r>
      <w:r w:rsidR="00A36ECA" w:rsidRPr="00286494">
        <w:rPr>
          <w:rFonts w:ascii="Avenir Book" w:hAnsi="Avenir Book"/>
        </w:rPr>
        <w:t xml:space="preserve">, </w:t>
      </w:r>
      <w:r w:rsidRPr="00286494">
        <w:rPr>
          <w:rFonts w:ascii="Avenir Book" w:hAnsi="Avenir Book"/>
        </w:rPr>
        <w:t>the details</w:t>
      </w:r>
      <w:ins w:id="139" w:author="M P" w:date="2014-03-23T22:27:00Z">
        <w:r w:rsidR="001710C8">
          <w:rPr>
            <w:rFonts w:ascii="Avenir Book" w:hAnsi="Avenir Book"/>
          </w:rPr>
          <w:t xml:space="preserve"> of MPA design</w:t>
        </w:r>
      </w:ins>
      <w:r w:rsidRPr="00286494">
        <w:rPr>
          <w:rFonts w:ascii="Avenir Book" w:hAnsi="Avenir Book"/>
        </w:rPr>
        <w:t xml:space="preserve"> ma</w:t>
      </w:r>
      <w:r w:rsidR="00846EF5" w:rsidRPr="00286494">
        <w:rPr>
          <w:rFonts w:ascii="Avenir Book" w:hAnsi="Avenir Book"/>
        </w:rPr>
        <w:t>t</w:t>
      </w:r>
      <w:r w:rsidRPr="00286494">
        <w:rPr>
          <w:rFonts w:ascii="Avenir Book" w:hAnsi="Avenir Book"/>
        </w:rPr>
        <w:t xml:space="preserve">ter: few, large MPAs caused increased </w:t>
      </w:r>
      <w:ins w:id="140" w:author="M P" w:date="2014-03-23T22:27:00Z">
        <w:r w:rsidR="001710C8">
          <w:rPr>
            <w:rFonts w:ascii="Avenir Book" w:hAnsi="Avenir Book"/>
          </w:rPr>
          <w:t xml:space="preserve">population </w:t>
        </w:r>
      </w:ins>
      <w:r w:rsidRPr="00286494">
        <w:rPr>
          <w:rFonts w:ascii="Avenir Book" w:hAnsi="Avenir Book"/>
        </w:rPr>
        <w:t>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r w:rsidR="006F5975" w:rsidRPr="00286494">
        <w:rPr>
          <w:rFonts w:ascii="Avenir Book" w:hAnsi="Avenir Book"/>
        </w:rPr>
        <w:t xml:space="preserve">This effect appeared because of the large gaps (with fishing) between </w:t>
      </w:r>
      <w:ins w:id="141" w:author="M P" w:date="2014-03-23T22:27:00Z">
        <w:r w:rsidR="001710C8">
          <w:rPr>
            <w:rFonts w:ascii="Avenir Book" w:hAnsi="Avenir Book"/>
          </w:rPr>
          <w:t>large</w:t>
        </w:r>
        <w:r w:rsidR="001710C8" w:rsidRPr="00286494">
          <w:rPr>
            <w:rFonts w:ascii="Avenir Book" w:hAnsi="Avenir Book"/>
          </w:rPr>
          <w:t xml:space="preserve"> </w:t>
        </w:r>
      </w:ins>
      <w:r w:rsidR="006F5975" w:rsidRPr="00286494">
        <w:rPr>
          <w:rFonts w:ascii="Avenir Book" w:hAnsi="Avenir Book"/>
        </w:rPr>
        <w:t xml:space="preserve">MPAs. </w:t>
      </w:r>
    </w:p>
    <w:p w14:paraId="5690BC38" w14:textId="6C01D677"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ins w:id="142" w:author="M P" w:date="2014-03-23T22:28:00Z">
        <w:r w:rsidR="00BE48BC">
          <w:rPr>
            <w:rFonts w:ascii="Avenir Book" w:hAnsi="Avenir Book"/>
          </w:rPr>
          <w:t>all the</w:t>
        </w:r>
        <w:r w:rsidR="00BE48BC" w:rsidRPr="00286494">
          <w:rPr>
            <w:rFonts w:ascii="Avenir Book" w:hAnsi="Avenir Book"/>
          </w:rPr>
          <w:t xml:space="preserve"> </w:t>
        </w:r>
      </w:ins>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For example, we do not include Allee effects</w:t>
      </w:r>
      <w:r w:rsidR="008C27BC" w:rsidRPr="00286494">
        <w:rPr>
          <w:rFonts w:ascii="Avenir Book" w:hAnsi="Avenir Book"/>
        </w:rPr>
        <w:t xml:space="preserve"> </w:t>
      </w:r>
      <w:r w:rsidR="008C27BC" w:rsidRPr="00286494">
        <w:rPr>
          <w:rFonts w:ascii="Avenir Book" w:hAnsi="Avenir Book"/>
        </w:rPr>
        <w:lastRenderedPageBreak/>
        <w:t xml:space="preserve">(negative per capita growth at low densities). </w:t>
      </w:r>
      <w:r w:rsidRPr="00286494">
        <w:rPr>
          <w:rFonts w:ascii="Avenir Book" w:hAnsi="Avenir Book"/>
        </w:rPr>
        <w:t xml:space="preserve">However, </w:t>
      </w:r>
      <w:r w:rsidR="008C27BC" w:rsidRPr="00286494">
        <w:rPr>
          <w:rFonts w:ascii="Avenir Book" w:hAnsi="Avenir Book"/>
        </w:rPr>
        <w:t xml:space="preserve">invasion theory suggests that Allee effects </w:t>
      </w:r>
      <w:ins w:id="143" w:author="M P" w:date="2014-03-23T22:28:00Z">
        <w:r w:rsidR="00BE48BC">
          <w:rPr>
            <w:rFonts w:ascii="Avenir Book" w:hAnsi="Avenir Book"/>
          </w:rPr>
          <w:t xml:space="preserve">generally </w:t>
        </w:r>
      </w:ins>
      <w:r w:rsidR="008C27BC" w:rsidRPr="00286494">
        <w:rPr>
          <w:rFonts w:ascii="Avenir Book" w:hAnsi="Avenir Book"/>
        </w:rPr>
        <w:t xml:space="preserve">have two effects: they slow initial rates of spread, and they allow predation to, in some cases, slow or stop an invasion (Hastings et al. 2005). </w:t>
      </w:r>
      <w:r w:rsidR="00ED1E3E" w:rsidRPr="00286494">
        <w:rPr>
          <w:rFonts w:ascii="Avenir Book" w:hAnsi="Avenir Book"/>
        </w:rPr>
        <w:t xml:space="preserve">We expect similar effects in our model, </w:t>
      </w:r>
      <w:ins w:id="144" w:author="M P" w:date="2014-03-23T22:29:00Z">
        <w:r w:rsidR="00FD4809">
          <w:rPr>
            <w:rFonts w:ascii="Avenir Book" w:hAnsi="Avenir Book"/>
          </w:rPr>
          <w:t>and</w:t>
        </w:r>
        <w:r w:rsidR="00FD4809" w:rsidRPr="00286494">
          <w:rPr>
            <w:rFonts w:ascii="Avenir Book" w:hAnsi="Avenir Book"/>
          </w:rPr>
          <w:t xml:space="preserve"> </w:t>
        </w:r>
      </w:ins>
      <w:ins w:id="145" w:author="M P" w:date="2014-03-23T22:30:00Z">
        <w:r w:rsidR="00FD4809">
          <w:rPr>
            <w:rFonts w:ascii="Avenir Book" w:hAnsi="Avenir Book"/>
          </w:rPr>
          <w:t xml:space="preserve">populations with Allee effects may be particularly sensitive to </w:t>
        </w:r>
      </w:ins>
      <w:r w:rsidR="00ED1E3E" w:rsidRPr="00286494">
        <w:rPr>
          <w:rFonts w:ascii="Avenir Book" w:hAnsi="Avenir Book"/>
        </w:rPr>
        <w:t>fishing</w:t>
      </w:r>
      <w:ins w:id="146" w:author="M P" w:date="2014-03-23T22:30:00Z">
        <w:r w:rsidR="00FD4809">
          <w:rPr>
            <w:rFonts w:ascii="Avenir Book" w:hAnsi="Avenir Book"/>
          </w:rPr>
          <w:t xml:space="preserve"> and climate velocity</w:t>
        </w:r>
      </w:ins>
      <w:r w:rsidR="00ED1E3E" w:rsidRPr="00286494">
        <w:rPr>
          <w:rFonts w:ascii="Avenir Book" w:hAnsi="Avenir Book"/>
        </w:rPr>
        <w:t xml:space="preserve">. </w:t>
      </w:r>
      <w:r w:rsidRPr="00A53F62">
        <w:rPr>
          <w:rFonts w:ascii="Avenir Book" w:hAnsi="Avenir Book"/>
        </w:rPr>
        <w:t xml:space="preserve">We also did not include age structure in our model. </w:t>
      </w:r>
      <w:ins w:id="147" w:author="M P" w:date="2014-03-09T08:50:00Z">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w:t>
        </w:r>
      </w:ins>
      <w:ins w:id="148" w:author="M P" w:date="2014-03-09T08:51:00Z">
        <w:r w:rsidR="00273CEE" w:rsidRPr="003B1C03">
          <w:rPr>
            <w:rFonts w:ascii="Avenir Book" w:hAnsi="Avenir Book"/>
          </w:rPr>
          <w:t xml:space="preserve"> (Botsford et al. 2011; Planque, Fromentin, et al. 2010)</w:t>
        </w:r>
      </w:ins>
      <w:ins w:id="149" w:author="M P" w:date="2014-03-09T08:50:00Z">
        <w:r w:rsidR="00273CEE" w:rsidRPr="003B1C03">
          <w:rPr>
            <w:rFonts w:ascii="Avenir Book" w:hAnsi="Avenir Book"/>
          </w:rPr>
          <w:t xml:space="preserve">, and understanding how these two processes </w:t>
        </w:r>
      </w:ins>
      <w:ins w:id="150" w:author="M P" w:date="2014-03-09T08:52:00Z">
        <w:r w:rsidR="00273CEE" w:rsidRPr="003B1C03">
          <w:rPr>
            <w:rFonts w:ascii="Avenir Book" w:hAnsi="Avenir Book"/>
          </w:rPr>
          <w:t xml:space="preserve">impact the ability of species to </w:t>
        </w:r>
      </w:ins>
      <w:ins w:id="151" w:author="M P" w:date="2014-03-09T08:50:00Z">
        <w:r w:rsidR="00273CEE" w:rsidRPr="003B1C03">
          <w:rPr>
            <w:rFonts w:ascii="Avenir Book" w:hAnsi="Avenir Book"/>
          </w:rPr>
          <w:t xml:space="preserve">shift </w:t>
        </w:r>
      </w:ins>
      <w:ins w:id="152" w:author="M P" w:date="2014-03-09T08:52:00Z">
        <w:r w:rsidR="00273CEE" w:rsidRPr="003B1C03">
          <w:rPr>
            <w:rFonts w:ascii="Avenir Book" w:hAnsi="Avenir Book"/>
          </w:rPr>
          <w:t>their</w:t>
        </w:r>
      </w:ins>
      <w:ins w:id="153" w:author="M P" w:date="2014-03-09T08:50:00Z">
        <w:r w:rsidR="00273CEE" w:rsidRPr="003B1C03">
          <w:rPr>
            <w:rFonts w:ascii="Avenir Book" w:hAnsi="Avenir Book"/>
          </w:rPr>
          <w:t xml:space="preserve"> distributions would be </w:t>
        </w:r>
      </w:ins>
      <w:ins w:id="154" w:author="M P" w:date="2014-03-09T08:52:00Z">
        <w:r w:rsidR="00273CEE" w:rsidRPr="003B1C03">
          <w:rPr>
            <w:rFonts w:ascii="Avenir Book" w:hAnsi="Avenir Book"/>
          </w:rPr>
          <w:t xml:space="preserve">interesting future work. </w:t>
        </w:r>
      </w:ins>
      <w:r w:rsidRPr="003B1C03">
        <w:rPr>
          <w:rFonts w:ascii="Avenir Book" w:hAnsi="Avenir Book"/>
        </w:rPr>
        <w:t xml:space="preserve">Besides these species-specific extensions, this modeling framework could </w:t>
      </w:r>
      <w:ins w:id="155" w:author="M P" w:date="2014-03-09T08:54:00Z">
        <w:r w:rsidR="00117E7D" w:rsidRPr="003B1C03">
          <w:rPr>
            <w:rFonts w:ascii="Avenir Book" w:hAnsi="Avenir Book"/>
          </w:rPr>
          <w:t xml:space="preserve">also </w:t>
        </w:r>
      </w:ins>
      <w:r w:rsidRPr="003B1C03">
        <w:rPr>
          <w:rFonts w:ascii="Avenir Book" w:hAnsi="Avenir Book"/>
        </w:rPr>
        <w:t xml:space="preserve">be extended to consider species interactions, especially </w:t>
      </w:r>
      <w:ins w:id="156" w:author="M P" w:date="2014-03-23T22:30:00Z">
        <w:r w:rsidR="00FD4809">
          <w:rPr>
            <w:rFonts w:ascii="Avenir Book" w:hAnsi="Avenir Book"/>
          </w:rPr>
          <w:t xml:space="preserve">between </w:t>
        </w:r>
      </w:ins>
      <w:r w:rsidRPr="003B1C03">
        <w:rPr>
          <w:rFonts w:ascii="Avenir Book" w:hAnsi="Avenir Book"/>
        </w:rPr>
        <w:t>predator</w:t>
      </w:r>
      <w:ins w:id="157" w:author="M P" w:date="2014-03-23T22:31:00Z">
        <w:r w:rsidR="00FD4809">
          <w:rPr>
            <w:rFonts w:ascii="Avenir Book" w:hAnsi="Avenir Book"/>
          </w:rPr>
          <w:t xml:space="preserve"> and </w:t>
        </w:r>
      </w:ins>
      <w:r w:rsidRPr="003B1C03">
        <w:rPr>
          <w:rFonts w:ascii="Avenir Book" w:hAnsi="Avenir Book"/>
        </w:rPr>
        <w:t xml:space="preserve">prey. </w:t>
      </w:r>
    </w:p>
    <w:p w14:paraId="099198F3" w14:textId="64AAFAEF" w:rsidR="00917458" w:rsidRPr="003B1C03" w:rsidRDefault="00575C48" w:rsidP="00AD2D55">
      <w:pPr>
        <w:spacing w:line="480" w:lineRule="auto"/>
        <w:rPr>
          <w:rFonts w:ascii="Avenir Book" w:hAnsi="Avenir Book"/>
        </w:rPr>
      </w:pPr>
      <w:r w:rsidRPr="003B1C03">
        <w:rPr>
          <w:rFonts w:ascii="Avenir Book" w:hAnsi="Avenir Book"/>
        </w:rPr>
        <w:t>Using a simple mechanistic model like the one we present here help</w:t>
      </w:r>
      <w:ins w:id="158" w:author="M P" w:date="2014-03-23T22:31:00Z">
        <w:r w:rsidR="00FD4809">
          <w:rPr>
            <w:rFonts w:ascii="Avenir Book" w:hAnsi="Avenir Book"/>
          </w:rPr>
          <w:t>s</w:t>
        </w:r>
      </w:ins>
      <w:r w:rsidRPr="003B1C03">
        <w:rPr>
          <w:rFonts w:ascii="Avenir Book" w:hAnsi="Avenir Book"/>
        </w:rPr>
        <w:t xml:space="preserve"> to </w:t>
      </w:r>
      <w:ins w:id="159" w:author="M P" w:date="2014-03-09T09:04:00Z">
        <w:r w:rsidR="00026EF3" w:rsidRPr="003B1C03">
          <w:rPr>
            <w:rFonts w:ascii="Avenir Book" w:hAnsi="Avenir Book"/>
          </w:rPr>
          <w:t>build intuition about the conditions under which</w:t>
        </w:r>
      </w:ins>
      <w:r w:rsidRPr="003B1C03">
        <w:rPr>
          <w:rFonts w:ascii="Avenir Book" w:hAnsi="Avenir Book"/>
        </w:rPr>
        <w:t xml:space="preserve"> species </w:t>
      </w:r>
      <w:ins w:id="160" w:author="M P" w:date="2014-03-09T09:04:00Z">
        <w:r w:rsidR="00026EF3" w:rsidRPr="003B1C03">
          <w:rPr>
            <w:rFonts w:ascii="Avenir Book" w:hAnsi="Avenir Book"/>
          </w:rPr>
          <w:t xml:space="preserve">can survive the cumulative impacts of </w:t>
        </w:r>
      </w:ins>
      <w:r w:rsidRPr="003B1C03">
        <w:rPr>
          <w:rFonts w:ascii="Avenir Book" w:hAnsi="Avenir Book"/>
        </w:rPr>
        <w:t xml:space="preserve">climate and harvesting. </w:t>
      </w:r>
      <w:ins w:id="161" w:author="M P" w:date="2014-03-09T09:05:00Z">
        <w:r w:rsidR="00026EF3" w:rsidRPr="003B1C03">
          <w:rPr>
            <w:rFonts w:ascii="Avenir Book" w:hAnsi="Avenir Book"/>
          </w:rPr>
          <w:t>T</w:t>
        </w:r>
      </w:ins>
      <w:r w:rsidRPr="003B1C03">
        <w:rPr>
          <w:rFonts w:ascii="Avenir Book" w:hAnsi="Avenir Book"/>
        </w:rPr>
        <w:t>his work highlights the importance of considering stressors in combination</w:t>
      </w:r>
      <w:ins w:id="162" w:author="M P" w:date="2014-03-09T09:05:00Z">
        <w:r w:rsidR="00026EF3" w:rsidRPr="003B1C03">
          <w:rPr>
            <w:rFonts w:ascii="Avenir Book" w:hAnsi="Avenir Book"/>
          </w:rPr>
          <w:t>,</w:t>
        </w:r>
      </w:ins>
      <w:r w:rsidRPr="003B1C03">
        <w:rPr>
          <w:rFonts w:ascii="Avenir Book" w:hAnsi="Avenir Book"/>
        </w:rPr>
        <w:t xml:space="preserve"> as outcomes deviate from what we would predict in isolation. </w:t>
      </w:r>
      <w:ins w:id="163" w:author="M P" w:date="2014-03-23T22:33:00Z">
        <w:r w:rsidR="00FD4809">
          <w:rPr>
            <w:rFonts w:ascii="Avenir Book" w:hAnsi="Avenir Book"/>
          </w:rPr>
          <w:t>It also shows the importance of alternative management strategies, as the method of fisheries management</w:t>
        </w:r>
        <w:r w:rsidR="00BB39B1">
          <w:rPr>
            <w:rFonts w:ascii="Avenir Book" w:hAnsi="Avenir Book"/>
          </w:rPr>
          <w:t xml:space="preserve"> greatly affects</w:t>
        </w:r>
        <w:r w:rsidR="00FD4809">
          <w:rPr>
            <w:rFonts w:ascii="Avenir Book" w:hAnsi="Avenir Book"/>
          </w:rPr>
          <w:t xml:space="preserve"> the interaction</w:t>
        </w:r>
      </w:ins>
      <w:ins w:id="164" w:author="M P" w:date="2014-03-23T22:34:00Z">
        <w:r w:rsidR="00FD4809">
          <w:rPr>
            <w:rFonts w:ascii="Avenir Book" w:hAnsi="Avenir Book"/>
          </w:rPr>
          <w:t xml:space="preserve"> between fishing and climate</w:t>
        </w:r>
      </w:ins>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w:t>
      </w:r>
      <w:ins w:id="165" w:author="M P" w:date="2014-03-09T09:09:00Z">
        <w:r w:rsidR="00C149A2" w:rsidRPr="00E53915">
          <w:rPr>
            <w:rFonts w:ascii="Avenir Book" w:hAnsi="Avenir Book"/>
          </w:rPr>
          <w:t xml:space="preserve">management approaches can </w:t>
        </w:r>
      </w:ins>
      <w:r w:rsidR="00D40748">
        <w:rPr>
          <w:rFonts w:ascii="Avenir Book" w:hAnsi="Avenir Book"/>
        </w:rPr>
        <w:t>affect</w:t>
      </w:r>
      <w:r w:rsidR="00D40748" w:rsidRPr="00E53915">
        <w:rPr>
          <w:rFonts w:ascii="Avenir Book" w:hAnsi="Avenir Book"/>
        </w:rPr>
        <w:t xml:space="preserve"> </w:t>
      </w:r>
      <w:ins w:id="166" w:author="M P" w:date="2014-03-09T09:13:00Z">
        <w:r w:rsidR="00D44BD1" w:rsidRPr="00E53915">
          <w:rPr>
            <w:rFonts w:ascii="Avenir Book" w:hAnsi="Avenir Book"/>
          </w:rPr>
          <w:t>interactions</w:t>
        </w:r>
      </w:ins>
      <w:r w:rsidRPr="00E53915">
        <w:rPr>
          <w:rFonts w:ascii="Avenir Book" w:hAnsi="Avenir Book"/>
        </w:rPr>
        <w:t xml:space="preserve"> </w:t>
      </w:r>
      <w:r w:rsidRPr="00E53915">
        <w:rPr>
          <w:rFonts w:ascii="Avenir Book" w:hAnsi="Avenir Book"/>
        </w:rPr>
        <w:lastRenderedPageBreak/>
        <w:t xml:space="preserve">between harvesting and range shifts will help to better implement harvesting rules and protected areas. </w:t>
      </w:r>
      <w:r w:rsidR="00D40748">
        <w:rPr>
          <w:rFonts w:ascii="Avenir Book" w:hAnsi="Avenir Book"/>
        </w:rPr>
        <w:t>Thus</w:t>
      </w:r>
      <w:ins w:id="167" w:author="M P" w:date="2014-03-23T12:52:00Z">
        <w:r w:rsidR="002C1A66">
          <w:rPr>
            <w:rFonts w:ascii="Avenir Book" w:hAnsi="Avenir Book"/>
          </w:rPr>
          <w:t>,</w:t>
        </w:r>
      </w:ins>
      <w:r w:rsidR="00D40748">
        <w:rPr>
          <w:rFonts w:ascii="Avenir Book" w:hAnsi="Avenir Book"/>
        </w:rPr>
        <w:t xml:space="preserve"> we find these results to be </w:t>
      </w:r>
      <w:r w:rsidRPr="00E53915">
        <w:rPr>
          <w:rFonts w:ascii="Avenir Book" w:hAnsi="Avenir Book"/>
        </w:rPr>
        <w:t>encouraging evidence</w:t>
      </w:r>
      <w:r w:rsidR="00D40748">
        <w:rPr>
          <w:rFonts w:ascii="Avenir Book" w:hAnsi="Avenir Book"/>
        </w:rPr>
        <w:t xml:space="preserve"> </w:t>
      </w:r>
      <w:r w:rsidRPr="00E53915">
        <w:rPr>
          <w:rFonts w:ascii="Avenir Book" w:hAnsi="Avenir Book"/>
        </w:rPr>
        <w:t xml:space="preserve">that management practices </w:t>
      </w:r>
      <w:r w:rsidR="00D44BD1" w:rsidRPr="00BE4CF8">
        <w:rPr>
          <w:rFonts w:ascii="Avenir Book" w:hAnsi="Avenir Book"/>
        </w:rPr>
        <w:t xml:space="preserve">can </w:t>
      </w:r>
      <w:r w:rsidRPr="00BE4CF8">
        <w:rPr>
          <w:rFonts w:ascii="Avenir Book" w:hAnsi="Avenir Book"/>
        </w:rPr>
        <w:t xml:space="preserve">help protect marine populations from </w:t>
      </w:r>
      <w:r w:rsidR="00D44BD1" w:rsidRPr="00BE4CF8">
        <w:rPr>
          <w:rFonts w:ascii="Avenir Book" w:hAnsi="Avenir Book"/>
        </w:rPr>
        <w:t xml:space="preserve">the cumulative impacts of </w:t>
      </w:r>
      <w:r w:rsidRPr="00BE4CF8">
        <w:rPr>
          <w:rFonts w:ascii="Avenir Book" w:hAnsi="Avenir Book"/>
        </w:rPr>
        <w:t>harvesting and climate change.</w:t>
      </w:r>
    </w:p>
    <w:p w14:paraId="31A54545" w14:textId="77777777" w:rsidR="00917458" w:rsidRPr="00E53915" w:rsidRDefault="00575C48" w:rsidP="00AD2D55">
      <w:pPr>
        <w:pStyle w:val="Heading1"/>
        <w:spacing w:line="480" w:lineRule="auto"/>
        <w:rPr>
          <w:rFonts w:ascii="Avenir Book" w:hAnsi="Avenir Book"/>
          <w:color w:val="auto"/>
        </w:rPr>
      </w:pPr>
      <w:bookmarkStart w:id="168" w:name="acknowledgements"/>
      <w:r w:rsidRPr="00E53915">
        <w:rPr>
          <w:rFonts w:ascii="Avenir Book" w:hAnsi="Avenir Book"/>
          <w:color w:val="auto"/>
        </w:rPr>
        <w:t>Acknowledgements</w:t>
      </w:r>
    </w:p>
    <w:bookmarkEnd w:id="168"/>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Offord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t>Literature Cited</w:t>
      </w:r>
    </w:p>
    <w:p w14:paraId="5DE4C3C2" w14:textId="77777777" w:rsidR="00917458" w:rsidRPr="00E75A47" w:rsidRDefault="00575C48" w:rsidP="00080385">
      <w:pPr>
        <w:rPr>
          <w:rFonts w:ascii="Avenir Book" w:hAnsi="Avenir Book"/>
        </w:rPr>
      </w:pPr>
      <w:r w:rsidRPr="00BE4CF8">
        <w:rPr>
          <w:rFonts w:ascii="Avenir Book" w:hAnsi="Avenir Book"/>
        </w:rPr>
        <w:t xml:space="preserve">Agardy,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r w:rsidRPr="00E75A47">
        <w:rPr>
          <w:rFonts w:ascii="Avenir Book" w:hAnsi="Avenir Book"/>
          <w:i/>
        </w:rPr>
        <w:t>Trends in Ecology &amp; Evolution</w:t>
      </w:r>
      <w:r w:rsidRPr="00E75A47">
        <w:rPr>
          <w:rFonts w:ascii="Avenir Book" w:hAnsi="Avenir Book"/>
        </w:rPr>
        <w:t xml:space="preserve"> 9 (7): 267–270.</w:t>
      </w:r>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doi:10.1093/</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doi:10.1111/j.1467-2979.2008.00310.x.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doi:10.1007/s11538-008-9367-5.</w:t>
      </w:r>
    </w:p>
    <w:p w14:paraId="39FE2A28" w14:textId="77777777" w:rsidR="00917458" w:rsidRPr="003B1C03" w:rsidRDefault="00575C48" w:rsidP="00080385">
      <w:pPr>
        <w:rPr>
          <w:rFonts w:ascii="Avenir Book" w:hAnsi="Avenir Book"/>
        </w:rPr>
      </w:pPr>
      <w:r w:rsidRPr="003B1C03">
        <w:rPr>
          <w:rFonts w:ascii="Avenir Book" w:hAnsi="Avenir Book"/>
        </w:rPr>
        <w:t xml:space="preserve">Botsford, Louis W., Alan Hastings, and Steven 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66A40F47" w14:textId="77777777" w:rsidR="00917458" w:rsidRPr="003B1C03" w:rsidRDefault="00575C48" w:rsidP="00080385">
      <w:pPr>
        <w:rPr>
          <w:rFonts w:ascii="Avenir Book" w:hAnsi="Avenir Book"/>
        </w:rPr>
      </w:pPr>
      <w:r w:rsidRPr="003B1C03">
        <w:rPr>
          <w:rFonts w:ascii="Avenir Book" w:hAnsi="Avenir Book"/>
        </w:rPr>
        <w:lastRenderedPageBreak/>
        <w:t xml:space="preserve">Botsford,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doi:10.1111/j.1365-2486.2009.02046.x.</w:t>
      </w:r>
    </w:p>
    <w:p w14:paraId="5B512CA5" w14:textId="77777777" w:rsidR="00B876C7" w:rsidRPr="003B1C03" w:rsidRDefault="00B876C7" w:rsidP="00080385">
      <w:pPr>
        <w:rPr>
          <w:rFonts w:ascii="Avenir Book" w:hAnsi="Avenir Book"/>
        </w:rPr>
      </w:pPr>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xml:space="preserve">, R., Roy, D. B., &amp; Thomas, C. D. (2011). Rapid range shifts of species associated with high levels of climate warming. </w:t>
      </w:r>
      <w:r w:rsidRPr="003B1C03">
        <w:rPr>
          <w:rFonts w:ascii="Avenir Book" w:hAnsi="Avenir Book" w:cs="Trebuchet MS"/>
          <w:i/>
          <w:iCs/>
        </w:rPr>
        <w:t>Science 333</w:t>
      </w:r>
      <w:r w:rsidRPr="003B1C03">
        <w:rPr>
          <w:rFonts w:ascii="Avenir Book" w:hAnsi="Avenir Book" w:cs="Trebuchet MS"/>
        </w:rPr>
        <w:t>(6045), 1024-6. doi:10.1126/science.1206432</w:t>
      </w:r>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(1): 24–35.</w:t>
      </w:r>
    </w:p>
    <w:p w14:paraId="014D8CA6" w14:textId="77777777" w:rsidR="00917458" w:rsidRPr="00E75A47" w:rsidRDefault="00575C48" w:rsidP="00080385">
      <w:pPr>
        <w:rPr>
          <w:rFonts w:ascii="Avenir Book" w:hAnsi="Avenir Book"/>
        </w:rPr>
      </w:pPr>
      <w:r w:rsidRPr="00BE4CF8">
        <w:rPr>
          <w:rFonts w:ascii="Avenir Book" w:hAnsi="Avenir Book"/>
        </w:rPr>
        <w:t xml:space="preserve">Crain, Caitlin </w:t>
      </w:r>
      <w:proofErr w:type="spellStart"/>
      <w:r w:rsidRPr="00BE4CF8">
        <w:rPr>
          <w:rFonts w:ascii="Avenir Book" w:hAnsi="Avenir Book"/>
        </w:rPr>
        <w:t>Mullan</w:t>
      </w:r>
      <w:proofErr w:type="spellEnd"/>
      <w:r w:rsidRPr="00BE4CF8">
        <w:rPr>
          <w:rFonts w:ascii="Avenir Book" w:hAnsi="Avenir Book"/>
        </w:rPr>
        <w:t xml:space="preserve">, Kristy Kroeker,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doi:10.1111/j.1461-0248.2008.01253.x.</w:t>
      </w:r>
    </w:p>
    <w:p w14:paraId="171974CE" w14:textId="77777777" w:rsidR="00917458" w:rsidRPr="00286494" w:rsidRDefault="00575C48" w:rsidP="00080385">
      <w:pPr>
        <w:rPr>
          <w:rFonts w:ascii="Avenir Book" w:hAnsi="Avenir Book"/>
        </w:rPr>
      </w:pPr>
      <w:r w:rsidRPr="00E75A47">
        <w:rPr>
          <w:rFonts w:ascii="Avenir Book" w:hAnsi="Avenir Book"/>
        </w:rPr>
        <w:t xml:space="preserve">Darling, Emily S., and Isabelle M. Côté. 2008.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doi:10.1111/j.1461-0248.2008.01243.x.</w:t>
      </w:r>
    </w:p>
    <w:p w14:paraId="46A2B4AA" w14:textId="77777777" w:rsidR="00917458" w:rsidRPr="00E53950" w:rsidRDefault="00575C48" w:rsidP="00080385">
      <w:pPr>
        <w:rPr>
          <w:rFonts w:ascii="Avenir Book" w:hAnsi="Avenir Book"/>
        </w:rPr>
      </w:pPr>
      <w:r w:rsidRPr="00286494">
        <w:rPr>
          <w:rFonts w:ascii="Avenir Book" w:hAnsi="Avenir Book"/>
        </w:rPr>
        <w:t xml:space="preserve">Doak,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doi:10.1038/nature09439.</w:t>
      </w:r>
    </w:p>
    <w:p w14:paraId="6AF9BB14" w14:textId="77777777" w:rsidR="00917458" w:rsidRPr="003B1C03" w:rsidRDefault="00575C48" w:rsidP="00080385">
      <w:pPr>
        <w:rPr>
          <w:rFonts w:ascii="Avenir Book" w:hAnsi="Avenir Book"/>
        </w:rPr>
      </w:pPr>
      <w:r w:rsidRPr="00A53F62">
        <w:rPr>
          <w:rFonts w:ascii="Avenir Book" w:hAnsi="Avenir Book"/>
        </w:rPr>
        <w:t xml:space="preserve">Elith,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Guisan,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r w:rsidRPr="003B1C03">
        <w:rPr>
          <w:rFonts w:ascii="Avenir Book" w:hAnsi="Avenir Book"/>
          <w:i/>
        </w:rPr>
        <w:t>Ecography</w:t>
      </w:r>
      <w:proofErr w:type="spellEnd"/>
      <w:r w:rsidRPr="003B1C03">
        <w:rPr>
          <w:rFonts w:ascii="Avenir Book" w:hAnsi="Avenir Book"/>
        </w:rPr>
        <w:t xml:space="preserve"> 29 (2): 129–151.</w:t>
      </w:r>
    </w:p>
    <w:p w14:paraId="098AE435" w14:textId="77777777" w:rsidR="00917458" w:rsidRPr="003B1C03" w:rsidRDefault="00575C48" w:rsidP="00080385">
      <w:pPr>
        <w:rPr>
          <w:rFonts w:ascii="Avenir Book" w:hAnsi="Avenir Book"/>
        </w:rPr>
      </w:pPr>
      <w:r w:rsidRPr="003B1C03">
        <w:rPr>
          <w:rFonts w:ascii="Avenir Book" w:hAnsi="Avenir Book"/>
        </w:rPr>
        <w:t xml:space="preserve">Folt,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r w:rsidRPr="003B1C03">
        <w:rPr>
          <w:rFonts w:ascii="Avenir Book" w:hAnsi="Avenir Book"/>
          <w:i/>
        </w:rPr>
        <w:t>Limnology and Oceanography</w:t>
      </w:r>
      <w:r w:rsidRPr="003B1C03">
        <w:rPr>
          <w:rFonts w:ascii="Avenir Book" w:hAnsi="Avenir Book"/>
        </w:rPr>
        <w:t xml:space="preserve"> 44 (3): 864–877.</w:t>
      </w:r>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doi:10.1111/gcb.12289.</w:t>
      </w:r>
    </w:p>
    <w:p w14:paraId="25D775D1" w14:textId="77777777" w:rsidR="00E53915" w:rsidRDefault="00E53915" w:rsidP="00286494">
      <w:pPr>
        <w:spacing w:after="0"/>
        <w:rPr>
          <w:rFonts w:ascii="Avenir Book" w:eastAsia="Times New Roman" w:hAnsi="Avenir Book" w:cs="Times New Roman"/>
        </w:rPr>
      </w:pPr>
      <w:r w:rsidRPr="00E53915">
        <w:rPr>
          <w:rFonts w:ascii="Avenir Book" w:eastAsia="Times New Roman" w:hAnsi="Avenir Book" w:cs="Times New Roman"/>
        </w:rPr>
        <w:lastRenderedPageBreak/>
        <w:t xml:space="preserve">Froese,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r w:rsidRPr="00E53915">
        <w:rPr>
          <w:rFonts w:ascii="Avenir Book" w:eastAsia="Times New Roman" w:hAnsi="Avenir Book" w:cs="Times New Roman"/>
          <w:i/>
          <w:iCs/>
        </w:rPr>
        <w:t>.</w:t>
      </w:r>
      <w:r w:rsidRPr="00E53915">
        <w:rPr>
          <w:rFonts w:ascii="Avenir Book" w:eastAsia="Times New Roman" w:hAnsi="Avenir Book" w:cs="Times New Roman"/>
        </w:rPr>
        <w:t>, 12, 340–351.</w:t>
      </w:r>
    </w:p>
    <w:p w14:paraId="55CF8BF2" w14:textId="77777777" w:rsidR="00286494" w:rsidRPr="00286494" w:rsidRDefault="00286494" w:rsidP="00286494">
      <w:pPr>
        <w:spacing w:after="0"/>
        <w:rPr>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doi:10.1073/pnas.1002098107.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doi:10.1073/pnas.0906473107.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(6): 2180–2191.</w:t>
      </w:r>
    </w:p>
    <w:p w14:paraId="40B2BB18" w14:textId="77777777" w:rsidR="00917458" w:rsidRPr="00286494" w:rsidRDefault="00575C48" w:rsidP="00080385">
      <w:pPr>
        <w:rPr>
          <w:rFonts w:ascii="Avenir Book" w:hAnsi="Avenir Book"/>
        </w:rPr>
      </w:pPr>
      <w:r w:rsidRPr="00286494">
        <w:rPr>
          <w:rFonts w:ascii="Avenir Book" w:hAnsi="Avenir Book"/>
        </w:rPr>
        <w:t xml:space="preserve">Guisan, Antoine, and </w:t>
      </w:r>
      <w:proofErr w:type="spellStart"/>
      <w:r w:rsidRPr="00286494">
        <w:rPr>
          <w:rFonts w:ascii="Avenir Book" w:hAnsi="Avenir Book"/>
        </w:rPr>
        <w:t>Wilfried</w:t>
      </w:r>
      <w:proofErr w:type="spellEnd"/>
      <w:r w:rsidRPr="00286494">
        <w:rPr>
          <w:rFonts w:ascii="Avenir Book" w:hAnsi="Avenir Book"/>
        </w:rPr>
        <w:t xml:space="preserve"> Thuiller.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doi:10.1111/j.1461-0248.2005.00792.x.</w:t>
      </w:r>
    </w:p>
    <w:p w14:paraId="23C05D70" w14:textId="77777777" w:rsidR="00917458" w:rsidRPr="00A53F62" w:rsidRDefault="00575C48" w:rsidP="00080385">
      <w:pPr>
        <w:rPr>
          <w:rFonts w:ascii="Avenir Book" w:hAnsi="Avenir Book"/>
        </w:rPr>
      </w:pPr>
      <w:r w:rsidRPr="00286494">
        <w:rPr>
          <w:rFonts w:ascii="Avenir Book" w:hAnsi="Avenir Book"/>
        </w:rPr>
        <w:t xml:space="preserve">Guisan,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
    <w:p w14:paraId="25CD63BC" w14:textId="77777777" w:rsidR="00917458" w:rsidRPr="003B1C03" w:rsidRDefault="00575C48" w:rsidP="00080385">
      <w:pPr>
        <w:rPr>
          <w:rFonts w:ascii="Avenir Book" w:hAnsi="Avenir Book"/>
        </w:rPr>
      </w:pPr>
      <w:r w:rsidRPr="00BE1D72">
        <w:rPr>
          <w:rFonts w:ascii="Avenir Book" w:hAnsi="Avenir Book"/>
        </w:rPr>
        <w:t xml:space="preserve">Gurevitch,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doi:10.1086/303337.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doi:10.1126/science.1149345.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(3): 131–138.</w:t>
      </w:r>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doi:10.1111/j.1461-0248.2004.00687.x.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Botsford.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2AB676B8" w14:textId="77777777" w:rsidR="00917458" w:rsidRPr="003B1C03" w:rsidRDefault="00575C48" w:rsidP="00080385">
      <w:pPr>
        <w:rPr>
          <w:rFonts w:ascii="Avenir Book" w:hAnsi="Avenir Book"/>
        </w:rPr>
      </w:pPr>
      <w:r w:rsidRPr="003B1C03">
        <w:rPr>
          <w:rFonts w:ascii="Avenir Book" w:hAnsi="Avenir Book"/>
        </w:rPr>
        <w:lastRenderedPageBreak/>
        <w:t xml:space="preserve">———. 2006. “Persistence of spatial populations depends on returning home.” </w:t>
      </w:r>
      <w:r w:rsidRPr="003B1C03">
        <w:rPr>
          <w:rFonts w:ascii="Avenir Book" w:hAnsi="Avenir Book"/>
          <w:i/>
        </w:rPr>
        <w:t>Proceedings of the National Academy of Sciences</w:t>
      </w:r>
      <w:r w:rsidRPr="003B1C03">
        <w:rPr>
          <w:rFonts w:ascii="Avenir Book" w:hAnsi="Avenir Book"/>
        </w:rPr>
        <w:t xml:space="preserve"> 103 (15): 6067–6072.</w:t>
      </w:r>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Brazee. 1996. “Marine reserves for fisheries management.” </w:t>
      </w:r>
      <w:r w:rsidRPr="003B1C03">
        <w:rPr>
          <w:rFonts w:ascii="Avenir Book" w:hAnsi="Avenir Book"/>
          <w:i/>
        </w:rPr>
        <w:t>Marine Resource Economics</w:t>
      </w:r>
      <w:r w:rsidRPr="003B1C03">
        <w:rPr>
          <w:rFonts w:ascii="Avenir Book" w:hAnsi="Avenir Book"/>
        </w:rPr>
        <w:t xml:space="preserve"> 11: 157–172.</w:t>
      </w:r>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doi:10.1111/j.1461-0248.2008.01277.x.</w:t>
      </w:r>
    </w:p>
    <w:p w14:paraId="5C26F15A" w14:textId="77777777" w:rsidR="00917458" w:rsidRPr="003B1C03" w:rsidRDefault="00575C48" w:rsidP="00080385">
      <w:pPr>
        <w:rPr>
          <w:rFonts w:ascii="Avenir Book" w:hAnsi="Avenir Book"/>
        </w:rPr>
      </w:pPr>
      <w:r w:rsidRPr="003B1C03">
        <w:rPr>
          <w:rFonts w:ascii="Avenir Book" w:hAnsi="Avenir Book"/>
        </w:rPr>
        <w:t>Kell,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doi:10.1016/j.icesjms.2005.05.006.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r w:rsidRPr="003B1C03">
        <w:rPr>
          <w:rFonts w:ascii="Avenir Book" w:hAnsi="Avenir Book"/>
          <w:i/>
        </w:rPr>
        <w:t>Fisheries Management and Ecology</w:t>
      </w:r>
      <w:r w:rsidRPr="003B1C03">
        <w:rPr>
          <w:rFonts w:ascii="Avenir Book" w:hAnsi="Avenir Book"/>
        </w:rPr>
        <w:t xml:space="preserve"> 13 (2): 93–102.</w:t>
      </w:r>
    </w:p>
    <w:p w14:paraId="47416192" w14:textId="77777777" w:rsidR="00917458" w:rsidRPr="003B1C03" w:rsidRDefault="00575C48" w:rsidP="00080385">
      <w:pPr>
        <w:rPr>
          <w:rFonts w:ascii="Avenir Book" w:hAnsi="Avenir Book"/>
        </w:rPr>
      </w:pPr>
      <w:r w:rsidRPr="003B1C03">
        <w:rPr>
          <w:rFonts w:ascii="Avenir Book" w:hAnsi="Avenir Book"/>
        </w:rPr>
        <w:t>Kirby, Richard R., Gregory Beaugrand,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r w:rsidRPr="003B1C03">
        <w:rPr>
          <w:rFonts w:ascii="Avenir Book" w:hAnsi="Avenir Book"/>
          <w:i/>
        </w:rPr>
        <w:t>Ecosystems</w:t>
      </w:r>
      <w:r w:rsidRPr="003B1C03">
        <w:rPr>
          <w:rFonts w:ascii="Avenir Book" w:hAnsi="Avenir Book"/>
        </w:rPr>
        <w:t xml:space="preserve"> 12: 548–556.</w:t>
      </w:r>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(3): 277–285.</w:t>
      </w:r>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doi:10.1890/070146.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doi:10.1098/rspb.2010.0353.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106 (52): 22341–22345.</w:t>
      </w:r>
    </w:p>
    <w:p w14:paraId="36C4E276" w14:textId="77777777" w:rsidR="00917458" w:rsidRPr="003B1C03" w:rsidRDefault="00575C48" w:rsidP="00080385">
      <w:pPr>
        <w:rPr>
          <w:rFonts w:ascii="Avenir Book" w:hAnsi="Avenir Book"/>
        </w:rPr>
      </w:pPr>
      <w:r w:rsidRPr="003B1C03">
        <w:rPr>
          <w:rFonts w:ascii="Avenir Book" w:hAnsi="Avenir Book"/>
        </w:rPr>
        <w:t xml:space="preserve">Lockwood, Dale R., Alan Hastings, and Louis W. Botsford.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doi:10.1006/tpbi.2002.1572.</w:t>
      </w:r>
    </w:p>
    <w:p w14:paraId="3A30ACAC" w14:textId="77777777" w:rsidR="00917458" w:rsidRPr="003B1C03" w:rsidRDefault="00575C48" w:rsidP="00080385">
      <w:pPr>
        <w:rPr>
          <w:rFonts w:ascii="Avenir Book" w:hAnsi="Avenir Book"/>
        </w:rPr>
      </w:pPr>
      <w:r w:rsidRPr="003B1C03">
        <w:rPr>
          <w:rFonts w:ascii="Avenir Book" w:hAnsi="Avenir Book"/>
        </w:rPr>
        <w:lastRenderedPageBreak/>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doi:10.1111/j.1365-2486.2007.01369.x.</w:t>
      </w:r>
    </w:p>
    <w:p w14:paraId="785D1A39" w14:textId="77777777" w:rsidR="003B1C03" w:rsidRPr="003B1C03" w:rsidRDefault="003B1C03" w:rsidP="00080385">
      <w:pPr>
        <w:rPr>
          <w:rFonts w:ascii="Avenir Book" w:hAnsi="Avenir Book"/>
        </w:rPr>
      </w:pPr>
      <w:r w:rsidRPr="003B1C03">
        <w:rPr>
          <w:rFonts w:ascii="Avenir Book" w:hAnsi="Avenir Book" w:cs="Trebuchet MS"/>
        </w:rPr>
        <w:t xml:space="preserve">Milner-Gulland, J., &amp; Bennett, E. L. (2003).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 doi:10.1016/S0169-5347(03)00123-X</w:t>
      </w:r>
    </w:p>
    <w:p w14:paraId="26C3F172" w14:textId="77777777" w:rsidR="00917458" w:rsidRPr="00BE4CF8" w:rsidRDefault="00575C48" w:rsidP="00080385">
      <w:pPr>
        <w:rPr>
          <w:rFonts w:ascii="Avenir Book" w:hAnsi="Avenir Book"/>
        </w:rPr>
      </w:pPr>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doi:10.1098/rspb.2006.0338.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doi:10.1016/j.ecolmodel.2012.08.019.</w:t>
      </w:r>
    </w:p>
    <w:p w14:paraId="4E359B49" w14:textId="77777777" w:rsidR="00917458" w:rsidRPr="00286494" w:rsidRDefault="00575C48" w:rsidP="00080385">
      <w:pPr>
        <w:rPr>
          <w:rFonts w:ascii="Avenir Book" w:hAnsi="Avenir Book"/>
        </w:rPr>
      </w:pPr>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(4): 981–993.</w:t>
      </w:r>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1B2F70DF" w14:textId="77777777" w:rsidR="00917458" w:rsidRDefault="00575C48" w:rsidP="00080385">
      <w:pPr>
        <w:rPr>
          <w:rFonts w:ascii="Avenir Book" w:hAnsi="Avenir Book"/>
        </w:rPr>
      </w:pPr>
      <w:r w:rsidRPr="003B1C03">
        <w:rPr>
          <w:rFonts w:ascii="Avenir Book" w:hAnsi="Avenir Book"/>
        </w:rPr>
        <w:t>Pinsky, Malin.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r w:rsidRPr="00E75A47">
        <w:rPr>
          <w:rFonts w:ascii="Avenir Book" w:hAnsi="Avenir Book" w:cs="Trebuchet MS"/>
        </w:rPr>
        <w:t xml:space="preserve">Pinsky, M. L., Worm, B., Fogarty, M. J., Sarmiento, J. L., &amp; Levin, S. A. (2013). Marine taxa track local climate velocities. </w:t>
      </w:r>
      <w:r w:rsidRPr="00E75A47">
        <w:rPr>
          <w:rFonts w:ascii="Avenir Book" w:hAnsi="Avenir Book" w:cs="Trebuchet MS"/>
          <w:i/>
          <w:iCs/>
        </w:rPr>
        <w:t>Science 341</w:t>
      </w:r>
      <w:r w:rsidRPr="00E75A47">
        <w:rPr>
          <w:rFonts w:ascii="Avenir Book" w:hAnsi="Avenir Book" w:cs="Trebuchet MS"/>
        </w:rPr>
        <w:t>(6151), 1239-42. doi:10.1126/science.1239352</w:t>
      </w:r>
    </w:p>
    <w:p w14:paraId="44E6B92E" w14:textId="77777777" w:rsidR="00917458" w:rsidRPr="00286494" w:rsidRDefault="00575C48" w:rsidP="00080385">
      <w:pPr>
        <w:rPr>
          <w:rFonts w:ascii="Avenir Book" w:hAnsi="Avenir Book"/>
        </w:rPr>
      </w:pPr>
      <w:r w:rsidRPr="00E75A47">
        <w:rPr>
          <w:rFonts w:ascii="Avenir Book" w:hAnsi="Avenir Book"/>
        </w:rPr>
        <w:t xml:space="preserve">Planque, Benjamin, Jean-Marc -. M. Fromentin,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(3): 403–417.</w:t>
      </w:r>
    </w:p>
    <w:p w14:paraId="625AFA97" w14:textId="77777777" w:rsidR="00917458" w:rsidRPr="00286494" w:rsidRDefault="00575C48" w:rsidP="00080385">
      <w:pPr>
        <w:rPr>
          <w:rFonts w:ascii="Avenir Book" w:hAnsi="Avenir Book"/>
        </w:rPr>
      </w:pPr>
      <w:r w:rsidRPr="00286494">
        <w:rPr>
          <w:rFonts w:ascii="Avenir Book" w:hAnsi="Avenir Book"/>
        </w:rPr>
        <w:t xml:space="preserve">Planque, Benjamin, Jean-Marc Fromentin,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r w:rsidRPr="00286494">
        <w:rPr>
          <w:rFonts w:ascii="Avenir Book" w:hAnsi="Avenir Book"/>
          <w:i/>
        </w:rPr>
        <w:t>Journal of Marine Systems</w:t>
      </w:r>
      <w:r w:rsidRPr="00286494">
        <w:rPr>
          <w:rFonts w:ascii="Avenir Book" w:hAnsi="Avenir Book"/>
        </w:rPr>
        <w:t xml:space="preserve"> 79: 403–417.</w:t>
      </w:r>
    </w:p>
    <w:p w14:paraId="574C6DBD" w14:textId="77777777" w:rsidR="00917458" w:rsidRPr="003B1C03" w:rsidRDefault="00575C48" w:rsidP="00080385">
      <w:pPr>
        <w:rPr>
          <w:rFonts w:ascii="Avenir Book" w:hAnsi="Avenir Book"/>
        </w:rPr>
      </w:pPr>
      <w:r w:rsidRPr="00E53950">
        <w:rPr>
          <w:rFonts w:ascii="Avenir Book" w:hAnsi="Avenir Book"/>
        </w:rPr>
        <w:lastRenderedPageBreak/>
        <w:t xml:space="preserve">Robinson, L. M. M., J. Elith,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doi:10.1111/j.1466-8238.2010.00636.x.</w:t>
      </w:r>
    </w:p>
    <w:p w14:paraId="2A1AC14E" w14:textId="77777777" w:rsidR="00917458" w:rsidRDefault="00575C48" w:rsidP="00080385">
      <w:pPr>
        <w:rPr>
          <w:rFonts w:ascii="Avenir Book" w:hAnsi="Avenir Book"/>
        </w:rPr>
      </w:pPr>
      <w:r w:rsidRPr="003B1C03">
        <w:rPr>
          <w:rFonts w:ascii="Avenir Book" w:hAnsi="Avenir Book"/>
        </w:rPr>
        <w:t xml:space="preserve">Sala, O. E. E. 2000. “Global Biodiversity Scenarios for the Year 2100.” </w:t>
      </w:r>
      <w:r w:rsidRPr="003B1C03">
        <w:rPr>
          <w:rFonts w:ascii="Avenir Book" w:hAnsi="Avenir Book"/>
          <w:i/>
        </w:rPr>
        <w:t>Science</w:t>
      </w:r>
      <w:r w:rsidRPr="003B1C03">
        <w:rPr>
          <w:rFonts w:ascii="Avenir Book" w:hAnsi="Avenir Book"/>
        </w:rPr>
        <w:t xml:space="preserve"> 287 (5459) (March): 1770–1774. doi:10.1126/science.287.5459.1770.</w:t>
      </w:r>
    </w:p>
    <w:p w14:paraId="5F76986A" w14:textId="77777777" w:rsidR="00827C28" w:rsidRPr="00827C28" w:rsidRDefault="00827C28" w:rsidP="00080385">
      <w:pPr>
        <w:rPr>
          <w:rFonts w:ascii="Avenir Book" w:hAnsi="Avenir Book"/>
        </w:rPr>
      </w:pPr>
      <w:r w:rsidRPr="00827C28">
        <w:rPr>
          <w:rFonts w:ascii="Avenir Book" w:hAnsi="Avenir Book" w:cs="Trebuchet MS"/>
        </w:rPr>
        <w:t xml:space="preserve">Sekercioglu,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Loarie.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biology :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63C1F47F" w14:textId="77777777" w:rsidR="00E53915" w:rsidRDefault="00575C48" w:rsidP="00080385">
      <w:pPr>
        <w:rPr>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doi:10.1073/pnas.1210251109.</w:t>
      </w:r>
    </w:p>
    <w:p w14:paraId="22CD8BBF" w14:textId="77777777" w:rsidR="00E53915" w:rsidRPr="00E53915" w:rsidRDefault="00E53915" w:rsidP="00E53915">
      <w:pPr>
        <w:spacing w:after="0"/>
        <w:rPr>
          <w:rFonts w:ascii="Avenir Book" w:eastAsia="Times New Roman" w:hAnsi="Avenir Book" w:cs="Times New Roman"/>
        </w:rPr>
      </w:pPr>
      <w:r w:rsidRPr="00E53915">
        <w:rPr>
          <w:rFonts w:ascii="Avenir Book" w:eastAsia="Times New Roman" w:hAnsi="Avenir Book" w:cs="Times New Roman"/>
        </w:rPr>
        <w:t>Toonen,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r w:rsidRPr="00E53915">
        <w:rPr>
          <w:rFonts w:ascii="Avenir Book" w:eastAsia="Times New Roman" w:hAnsi="Avenir Book" w:cs="Times New Roman"/>
        </w:rPr>
        <w:t>, 77, 7–10.</w:t>
      </w:r>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r w:rsidRPr="00E53915">
        <w:rPr>
          <w:rFonts w:ascii="Avenir Book" w:hAnsi="Avenir Book"/>
        </w:rPr>
        <w:t>Walters, Carl, and Ana 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9">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r w:rsidRPr="006C4A3C">
        <w:rPr>
          <w:rFonts w:ascii="Avenir Book" w:hAnsi="Avenir Book"/>
        </w:rPr>
        <w:t xml:space="preserve">Wilcove,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r w:rsidRPr="00E53915">
        <w:rPr>
          <w:rFonts w:ascii="Avenir Book" w:hAnsi="Avenir Book"/>
          <w:i/>
        </w:rPr>
        <w:t>BioScience</w:t>
      </w:r>
      <w:proofErr w:type="spellEnd"/>
      <w:r w:rsidRPr="00E53915">
        <w:rPr>
          <w:rFonts w:ascii="Avenir Book" w:hAnsi="Avenir Book"/>
        </w:rPr>
        <w:t xml:space="preserve"> 48 (8): 607–615.</w:t>
      </w:r>
    </w:p>
    <w:p w14:paraId="65A70D36" w14:textId="77777777" w:rsidR="00917458" w:rsidRPr="00E75A47" w:rsidRDefault="00575C48" w:rsidP="00080385">
      <w:pPr>
        <w:rPr>
          <w:rFonts w:ascii="Avenir Book" w:hAnsi="Avenir Book"/>
        </w:rPr>
      </w:pPr>
      <w:r w:rsidRPr="00BE4CF8">
        <w:rPr>
          <w:rFonts w:ascii="Avenir Book" w:hAnsi="Avenir Book"/>
        </w:rPr>
        <w:t xml:space="preserve">Zarnetske,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doi:10.1126/science.1222732.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Kot.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doi:10.1007/s12080-010-0071-3.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169" w:name="tables"/>
      <w:r w:rsidRPr="00E53950">
        <w:rPr>
          <w:rFonts w:ascii="Avenir Book" w:hAnsi="Avenir Book"/>
          <w:color w:val="auto"/>
        </w:rPr>
        <w:lastRenderedPageBreak/>
        <w:t>Tables</w:t>
      </w:r>
      <w:bookmarkEnd w:id="169"/>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00A04E8F">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750D6A"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r w:rsidRPr="006C4A3C">
              <w:rPr>
                <w:rFonts w:ascii="Avenir Book" w:hAnsi="Avenir Book"/>
              </w:rPr>
              <w:t xml:space="preserve">density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750D6A"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r w:rsidRPr="003B1C03">
              <w:rPr>
                <w:rFonts w:ascii="Avenir Book" w:hAnsi="Avenir Book"/>
              </w:rPr>
              <w:t xml:space="preserve">density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r w:rsidRPr="006C4A3C">
              <w:rPr>
                <w:rFonts w:ascii="Avenir Book" w:hAnsi="Avenir Book"/>
              </w:rPr>
              <w:t xml:space="preserve">dispersal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r w:rsidRPr="006C4A3C">
              <w:rPr>
                <w:rFonts w:ascii="Avenir Book" w:hAnsi="Avenir Book"/>
              </w:rPr>
              <w:t xml:space="preserve">expected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750D6A"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r w:rsidRPr="003B1C03">
              <w:rPr>
                <w:rFonts w:ascii="Avenir Book" w:hAnsi="Avenir Book"/>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38C5E894" w:rsidR="002F5A83" w:rsidRPr="006421EA" w:rsidRDefault="007B4BEA">
            <w:pPr>
              <w:keepNext/>
              <w:keepLines/>
              <w:spacing w:after="200"/>
              <w:rPr>
                <w:rFonts w:ascii="Avenir Book" w:eastAsia="Cambria" w:hAnsi="Avenir Book" w:cs="Times New Roman"/>
                <w:i/>
              </w:rPr>
            </w:pPr>
            <w:ins w:id="170" w:author="M P" w:date="2014-03-23T13:49:00Z">
              <m:oMathPara>
                <m:oMath>
                  <m:r>
                    <w:rPr>
                      <w:rFonts w:ascii="Cambria Math" w:hAnsi="Cambria Math"/>
                    </w:rPr>
                    <m:t>g(n)</m:t>
                  </m:r>
                </m:oMath>
              </m:oMathPara>
            </w:ins>
          </w:p>
        </w:tc>
        <w:tc>
          <w:tcPr>
            <w:tcW w:w="8388" w:type="dxa"/>
          </w:tcPr>
          <w:p w14:paraId="1AB60885" w14:textId="77777777" w:rsidR="00877C98" w:rsidRPr="003B1C03" w:rsidRDefault="00877C98" w:rsidP="00080385">
            <w:pPr>
              <w:rPr>
                <w:rFonts w:ascii="Avenir Book" w:hAnsi="Avenir Book"/>
              </w:rPr>
            </w:pPr>
            <w:r w:rsidRPr="003B1C03">
              <w:rPr>
                <w:rFonts w:ascii="Avenir Book" w:hAnsi="Avenir Book"/>
              </w:rPr>
              <w:t xml:space="preserve">harvest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5DFD75A1" w:rsidR="00575C48" w:rsidRPr="006C4A3C" w:rsidRDefault="00575C48" w:rsidP="007B4BEA">
            <w:pPr>
              <w:rPr>
                <w:rFonts w:ascii="Avenir Book" w:hAnsi="Avenir Book"/>
              </w:rPr>
            </w:pPr>
            <w:r w:rsidRPr="006C4A3C">
              <w:rPr>
                <w:rFonts w:ascii="Avenir Book" w:hAnsi="Avenir Book"/>
              </w:rPr>
              <w:t>proportion of adults harvested</w:t>
            </w:r>
            <w:ins w:id="171" w:author="M P" w:date="2014-03-23T13:49:00Z">
              <w:r w:rsidR="007B4BEA">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oMath>
            </w:ins>
            <w:ins w:id="172" w:author="M P" w:date="2014-03-23T13:50:00Z">
              <m:oMath>
                <m:r>
                  <w:rPr>
                    <w:rFonts w:ascii="Cambria Math" w:hAnsi="Cambria Math"/>
                  </w:rPr>
                  <m:t>=hn</m:t>
                </m:r>
              </m:oMath>
            </w:ins>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r w:rsidRPr="006C4A3C">
              <w:rPr>
                <w:rFonts w:ascii="Avenir Book" w:hAnsi="Avenir Book"/>
              </w:rPr>
              <w:t>patch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r w:rsidRPr="006C4A3C">
              <w:rPr>
                <w:rFonts w:ascii="Avenir Book" w:hAnsi="Avenir Book"/>
              </w:rPr>
              <w:t>climate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173"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173"/>
    <w:p w14:paraId="0F13ED64" w14:textId="75AA7A7C" w:rsidR="00575C48" w:rsidRPr="00D83B78" w:rsidRDefault="007F44C8" w:rsidP="00080385">
      <w:pPr>
        <w:rPr>
          <w:rFonts w:ascii="Avenir Book" w:hAnsi="Avenir Book"/>
        </w:rPr>
      </w:pPr>
      <w:r w:rsidRPr="003B1C03">
        <w:rPr>
          <w:rFonts w:ascii="Avenir Book" w:hAnsi="Avenir Book"/>
        </w:rPr>
        <w:t xml:space="preserve">Figure </w:t>
      </w:r>
      <w:r w:rsidR="00575C48" w:rsidRPr="003B1C03">
        <w:rPr>
          <w:rFonts w:ascii="Avenir Book" w:hAnsi="Avenir Book"/>
        </w:rPr>
        <w:t xml:space="preserve">1: (a) The critical </w:t>
      </w:r>
      <w:r w:rsidR="005768DE" w:rsidRPr="00827C28">
        <w:rPr>
          <w:rFonts w:ascii="Avenir Book" w:hAnsi="Avenir Book"/>
        </w:rPr>
        <w:t xml:space="preserve">threshold for persistence as a function of </w:t>
      </w:r>
      <w:r w:rsidR="00575C48" w:rsidRPr="00827C28">
        <w:rPr>
          <w:rFonts w:ascii="Avenir Book" w:hAnsi="Avenir Book"/>
        </w:rPr>
        <w:t xml:space="preserve">harvesting rate on the y-axis </w:t>
      </w:r>
      <w:r w:rsidR="005768DE" w:rsidRPr="00A22A2F">
        <w:rPr>
          <w:rFonts w:ascii="Avenir Book" w:hAnsi="Avenir Book"/>
        </w:rPr>
        <w:t>and</w:t>
      </w:r>
      <w:r w:rsidR="00575C48" w:rsidRPr="00FF5FB1">
        <w:rPr>
          <w:rFonts w:ascii="Avenir Book" w:hAnsi="Avenir Book"/>
        </w:rPr>
        <w:t xml:space="preserve"> climate velocity on the x-axis. </w:t>
      </w:r>
      <w:r w:rsidR="00EA1EB1">
        <w:rPr>
          <w:rFonts w:ascii="Avenir Book" w:hAnsi="Avenir Book"/>
        </w:rPr>
        <w:t>Shade of grey corresponds to the growth rate from smallest to greatest</w:t>
      </w:r>
      <w:ins w:id="174" w:author="M P" w:date="2014-03-23T12:55:00Z">
        <w:r w:rsidR="00A04E8F">
          <w:rPr>
            <w:rFonts w:ascii="Avenir Book" w:hAnsi="Avenir Book"/>
          </w:rPr>
          <w:t xml:space="preserve"> (</w:t>
        </w:r>
      </w:ins>
      <w:r w:rsidR="00EA1EB1">
        <w:rPr>
          <w:rFonts w:ascii="Avenir Book" w:hAnsi="Avenir Book"/>
        </w:rPr>
        <w:t>light to dark</w:t>
      </w:r>
      <w:ins w:id="175" w:author="M P" w:date="2014-03-23T12:55:00Z">
        <w:r w:rsidR="00A04E8F">
          <w:rPr>
            <w:rFonts w:ascii="Avenir Book" w:hAnsi="Avenir Book"/>
          </w:rPr>
          <w:t>)</w:t>
        </w:r>
      </w:ins>
      <w:r w:rsidR="00575C48" w:rsidRPr="003B1C03">
        <w:rPr>
          <w:rFonts w:ascii="Avenir Book" w:hAnsi="Avenir Book"/>
        </w:rPr>
        <w:t xml:space="preserve">. </w:t>
      </w:r>
      <w:ins w:id="176" w:author="M P" w:date="2014-03-23T12:56:00Z">
        <w:r w:rsidR="00A04E8F">
          <w:rPr>
            <w:rFonts w:ascii="Avenir Book" w:hAnsi="Avenir Book"/>
          </w:rPr>
          <w:t>L</w:t>
        </w:r>
      </w:ins>
      <w:r w:rsidR="00575C48" w:rsidRPr="003B1C03">
        <w:rPr>
          <w:rFonts w:ascii="Avenir Book" w:hAnsi="Avenir Book"/>
        </w:rPr>
        <w:t>ine</w:t>
      </w:r>
      <w:ins w:id="177" w:author="M P" w:date="2014-03-23T12:56:00Z">
        <w:r w:rsidR="00A04E8F">
          <w:rPr>
            <w:rFonts w:ascii="Avenir Book" w:hAnsi="Avenir Book"/>
          </w:rPr>
          <w:t xml:space="preserve"> </w:t>
        </w:r>
      </w:ins>
      <w:r w:rsidR="00575C48" w:rsidRPr="003B1C03">
        <w:rPr>
          <w:rFonts w:ascii="Avenir Book" w:hAnsi="Avenir Book"/>
        </w:rPr>
        <w:t>s</w:t>
      </w:r>
      <w:ins w:id="178" w:author="M P" w:date="2014-03-23T12:56:00Z">
        <w:r w:rsidR="00A04E8F">
          <w:rPr>
            <w:rFonts w:ascii="Avenir Book" w:hAnsi="Avenir Book"/>
          </w:rPr>
          <w:t>tyle</w:t>
        </w:r>
      </w:ins>
      <w:r w:rsidR="00575C48" w:rsidRPr="003B1C03">
        <w:rPr>
          <w:rFonts w:ascii="Avenir Book" w:hAnsi="Avenir Book"/>
        </w:rPr>
        <w:t xml:space="preserve"> </w:t>
      </w:r>
      <w:ins w:id="179" w:author="M P" w:date="2014-03-23T12:55:00Z">
        <w:r w:rsidR="00A04E8F">
          <w:rPr>
            <w:rFonts w:ascii="Avenir Book" w:hAnsi="Avenir Book"/>
          </w:rPr>
          <w:t>indicate</w:t>
        </w:r>
      </w:ins>
      <w:ins w:id="180" w:author="M P" w:date="2014-03-23T12:56:00Z">
        <w:r w:rsidR="00A04E8F">
          <w:rPr>
            <w:rFonts w:ascii="Avenir Book" w:hAnsi="Avenir Book"/>
          </w:rPr>
          <w:t>s</w:t>
        </w:r>
      </w:ins>
      <w:r w:rsidR="00575C48" w:rsidRPr="003B1C03">
        <w:rPr>
          <w:rFonts w:ascii="Avenir Book" w:hAnsi="Avenir Book"/>
        </w:rPr>
        <w:t xml:space="preserve"> </w:t>
      </w:r>
      <w:ins w:id="181" w:author="M P" w:date="2014-03-23T12:56:00Z">
        <w:r w:rsidR="00A04E8F">
          <w:rPr>
            <w:rFonts w:ascii="Avenir Book" w:hAnsi="Avenir Book"/>
          </w:rPr>
          <w:t>the</w:t>
        </w:r>
        <w:r w:rsidR="00A04E8F" w:rsidRPr="003B1C03">
          <w:rPr>
            <w:rFonts w:ascii="Avenir Book" w:hAnsi="Avenir Book"/>
          </w:rPr>
          <w:t xml:space="preserve"> </w:t>
        </w:r>
      </w:ins>
      <w:r w:rsidR="00575C48" w:rsidRPr="003B1C03">
        <w:rPr>
          <w:rFonts w:ascii="Avenir Book" w:hAnsi="Avenir Book"/>
        </w:rPr>
        <w:t xml:space="preserve">average dispersal distance </w:t>
      </w:r>
      <w:ins w:id="182" w:author="M P" w:date="2014-03-23T12:56:00Z">
        <w:r w:rsidR="00A04E8F">
          <w:rPr>
            <w:rFonts w:ascii="Avenir Book" w:hAnsi="Avenir Book"/>
          </w:rPr>
          <w:t xml:space="preserve">(solid: </w:t>
        </w:r>
      </w:ins>
      <m:oMath>
        <m:r>
          <w:rPr>
            <w:rFonts w:ascii="Cambria Math" w:hAnsi="Cambria Math"/>
          </w:rPr>
          <m:t>⟨d⟩=0.1</m:t>
        </m:r>
      </m:oMath>
      <w:ins w:id="183" w:author="M P" w:date="2014-03-23T12:55:00Z">
        <w:r w:rsidR="00A04E8F">
          <w:rPr>
            <w:rFonts w:ascii="Avenir Book" w:eastAsiaTheme="minorEastAsia" w:hAnsi="Avenir Book"/>
          </w:rPr>
          <w:t xml:space="preserve"> vs. </w:t>
        </w:r>
      </w:ins>
      <w:r w:rsidR="00575C48" w:rsidRPr="00D83B78">
        <w:rPr>
          <w:rFonts w:ascii="Avenir Book" w:hAnsi="Avenir Book"/>
        </w:rPr>
        <w:t>dashed</w:t>
      </w:r>
      <w:ins w:id="184" w:author="M P" w:date="2014-03-23T12:56:00Z">
        <w:r w:rsidR="00A04E8F">
          <w:rPr>
            <w:rFonts w:ascii="Avenir Book" w:hAnsi="Avenir Book"/>
          </w:rPr>
          <w:t xml:space="preserve">: </w:t>
        </w:r>
      </w:ins>
      <m:oMath>
        <m:r>
          <w:rPr>
            <w:rFonts w:ascii="Cambria Math" w:hAnsi="Cambria Math"/>
          </w:rPr>
          <m:t>⟨d⟩=0.5</m:t>
        </m:r>
      </m:oMath>
      <w:ins w:id="185" w:author="M P" w:date="2014-03-23T12:56:00Z">
        <w:r w:rsidR="00A04E8F">
          <w:rPr>
            <w:rFonts w:ascii="Avenir Book" w:eastAsiaTheme="minorEastAsia" w:hAnsi="Avenir Book"/>
          </w:rPr>
          <w:t>) from an</w:t>
        </w:r>
      </w:ins>
      <w:r w:rsidR="00575C48" w:rsidRPr="00BD294E">
        <w:rPr>
          <w:rFonts w:ascii="Avenir Book" w:hAnsi="Avenir Book"/>
        </w:rPr>
        <w:t xml:space="preserve"> approximated Gaussian dispersal kernel </w:t>
      </w:r>
      <w:ins w:id="186" w:author="M P" w:date="2014-03-06T12:41:00Z">
        <w:r w:rsidR="005768DE" w:rsidRPr="006C4A3C">
          <w:rPr>
            <w:rFonts w:ascii="Avenir Book" w:hAnsi="Avenir Book"/>
          </w:rPr>
          <w:t xml:space="preserve">(Eq. </w:t>
        </w:r>
      </w:ins>
      <w:ins w:id="187" w:author="Emma Fuller" w:date="2014-03-15T13:58:00Z">
        <w:r w:rsidR="009465F7">
          <w:rPr>
            <w:rFonts w:ascii="Avenir Book" w:hAnsi="Avenir Book"/>
          </w:rPr>
          <w:t>3</w:t>
        </w:r>
      </w:ins>
      <w:ins w:id="188" w:author="M P" w:date="2014-03-06T12:41:00Z">
        <w:r w:rsidR="005768DE" w:rsidRPr="006C4A3C">
          <w:rPr>
            <w:rFonts w:ascii="Avenir Book" w:hAnsi="Avenir Book"/>
          </w:rPr>
          <w:t>)</w:t>
        </w:r>
      </w:ins>
      <w:ins w:id="189" w:author="M P" w:date="2014-03-23T12:57:00Z">
        <w:r w:rsidR="00A04E8F">
          <w:rPr>
            <w:rFonts w:ascii="Avenir Book" w:hAnsi="Avenir Book"/>
          </w:rPr>
          <w:t>. Patch length</w:t>
        </w:r>
      </w:ins>
      <w:r w:rsidR="00575C48" w:rsidRPr="006C4A3C">
        <w:rPr>
          <w:rFonts w:ascii="Avenir Book" w:hAnsi="Avenir Book"/>
        </w:rPr>
        <w:t xml:space="preserve"> </w:t>
      </w:r>
      <m:oMath>
        <m:r>
          <w:rPr>
            <w:rFonts w:ascii="Cambria Math" w:hAnsi="Cambria Math"/>
          </w:rPr>
          <m:t>L=1</m:t>
        </m:r>
      </m:oMath>
      <w:r w:rsidR="00575C48" w:rsidRPr="006C4A3C">
        <w:rPr>
          <w:rFonts w:ascii="Avenir Book" w:hAnsi="Avenir Book"/>
        </w:rPr>
        <w:t xml:space="preserve">. (b) The equilibrium biomass </w:t>
      </w:r>
      <w:r w:rsidR="00575C48" w:rsidRPr="003B1C03">
        <w:rPr>
          <w:rFonts w:ascii="Avenir Book" w:hAnsi="Avenir Book"/>
        </w:rPr>
        <w:t>of the population as a function of the climate velocity on the x-axis and the</w:t>
      </w:r>
      <w:r w:rsidR="009465F7">
        <w:rPr>
          <w:rFonts w:ascii="Avenir Book" w:hAnsi="Avenir Book"/>
        </w:rPr>
        <w:t xml:space="preserve"> proportional</w:t>
      </w:r>
      <w:r w:rsidR="00575C48" w:rsidRPr="003B1C03">
        <w:rPr>
          <w:rFonts w:ascii="Avenir Book" w:hAnsi="Avenir Book"/>
        </w:rPr>
        <w:t xml:space="preserve"> harvesting rate on the y-axis. </w:t>
      </w:r>
      <w:ins w:id="190" w:author="M P" w:date="2014-03-23T12:58:00Z">
        <w:r w:rsidR="00A04E8F">
          <w:rPr>
            <w:rFonts w:ascii="Avenir Book" w:hAnsi="Avenir Book"/>
          </w:rPr>
          <w:t>R</w:t>
        </w:r>
      </w:ins>
      <w:r w:rsidR="00575C48" w:rsidRPr="003B1C03">
        <w:rPr>
          <w:rFonts w:ascii="Avenir Book" w:hAnsi="Avenir Book"/>
        </w:rPr>
        <w:t>esults are from a</w:t>
      </w:r>
      <w:ins w:id="191" w:author="M P" w:date="2014-03-09T09:15:00Z">
        <w:r w:rsidR="00190EA3" w:rsidRPr="003B1C03">
          <w:rPr>
            <w:rFonts w:ascii="Avenir Book" w:hAnsi="Avenir Book"/>
          </w:rPr>
          <w:t>n</w:t>
        </w:r>
      </w:ins>
      <w:r w:rsidR="00575C48" w:rsidRPr="003B1C03">
        <w:rPr>
          <w:rFonts w:ascii="Avenir Book" w:hAnsi="Avenir Book"/>
        </w:rPr>
        <w:t xml:space="preserve"> </w:t>
      </w:r>
      <w:ins w:id="192" w:author="M P" w:date="2014-03-06T12:43:00Z">
        <w:r w:rsidR="00520697" w:rsidRPr="00827C28">
          <w:rPr>
            <w:rFonts w:ascii="Avenir Book" w:hAnsi="Avenir Book"/>
          </w:rPr>
          <w:t xml:space="preserve">approximated </w:t>
        </w:r>
      </w:ins>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ins w:id="193" w:author="Eleanor Brush" w:date="2014-03-27T12:03:00Z">
          <m:r>
            <w:rPr>
              <w:rFonts w:ascii="Cambria Math" w:hAnsi="Cambria Math"/>
            </w:rPr>
            <m:t>10</m:t>
          </m:r>
        </w:ins>
      </m:oMath>
      <w:r w:rsidR="00575C48" w:rsidRPr="003B1C03">
        <w:rPr>
          <w:rFonts w:ascii="Avenir Book" w:hAnsi="Avenir Book"/>
        </w:rPr>
        <w:t>,</w:t>
      </w:r>
      <w:ins w:id="194" w:author="M P" w:date="2014-03-23T12:58:00Z">
        <w:r w:rsidR="00A04E8F">
          <w:rPr>
            <w:rFonts w:ascii="Avenir Book" w:hAnsi="Avenir Book"/>
          </w:rPr>
          <w:t xml:space="preserve"> and</w:t>
        </w:r>
      </w:ins>
      <w:r w:rsidR="00575C48" w:rsidRPr="003B1C03">
        <w:rPr>
          <w:rFonts w:ascii="Avenir Book" w:hAnsi="Avenir Book"/>
        </w:rPr>
        <w:t xml:space="preserve"> </w:t>
      </w:r>
      <m:oMath>
        <m:r>
          <w:rPr>
            <w:rFonts w:ascii="Cambria Math" w:hAnsi="Cambria Math"/>
          </w:rPr>
          <m:t>⟨d⟩=0.</m:t>
        </m:r>
        <w:ins w:id="195" w:author="Eleanor Brush" w:date="2014-03-27T12:02:00Z">
          <m:r>
            <w:rPr>
              <w:rFonts w:ascii="Cambria Math" w:hAnsi="Cambria Math"/>
            </w:rPr>
            <m:t>5</m:t>
          </m:r>
        </w:ins>
      </m:oMath>
      <w:r w:rsidR="00575C48" w:rsidRPr="00D83B78">
        <w:rPr>
          <w:rFonts w:ascii="Avenir Book" w:hAnsi="Avenir Book"/>
        </w:rPr>
        <w:t>.</w:t>
      </w:r>
    </w:p>
    <w:p w14:paraId="0A86C1EA" w14:textId="315716E8" w:rsidR="00575C48" w:rsidRPr="00D83B78" w:rsidRDefault="007F44C8" w:rsidP="00080385">
      <w:pPr>
        <w:rPr>
          <w:rFonts w:ascii="Avenir Book" w:hAnsi="Avenir Book"/>
        </w:rPr>
      </w:pPr>
      <w:r w:rsidRPr="00A22A2F">
        <w:rPr>
          <w:rFonts w:ascii="Avenir Book" w:hAnsi="Avenir Book"/>
        </w:rPr>
        <w:t xml:space="preserve">Figure </w:t>
      </w:r>
      <w:r w:rsidR="00575C48" w:rsidRPr="00FF5FB1">
        <w:rPr>
          <w:rFonts w:ascii="Avenir Book" w:hAnsi="Avenir Book"/>
        </w:rPr>
        <w:t xml:space="preserve">2: </w:t>
      </w:r>
      <w:r w:rsidR="00334B1F" w:rsidRPr="00580DD8">
        <w:rPr>
          <w:rFonts w:ascii="Avenir Book" w:hAnsi="Avenir Book"/>
        </w:rPr>
        <w:t>Interaction</w:t>
      </w:r>
      <w:r w:rsidR="00575C48" w:rsidRPr="00580DD8">
        <w:rPr>
          <w:rFonts w:ascii="Avenir Book" w:hAnsi="Avenir Book"/>
        </w:rPr>
        <w:t xml:space="preserve"> between the two stressors</w:t>
      </w:r>
      <w:r w:rsidR="00334B1F" w:rsidRPr="00580DD8">
        <w:rPr>
          <w:rFonts w:ascii="Avenir Book" w:hAnsi="Avenir Book"/>
        </w:rPr>
        <w:t xml:space="preserve"> as a function of </w:t>
      </w:r>
      <w:r w:rsidR="00575C48" w:rsidRPr="00BD294E">
        <w:rPr>
          <w:rFonts w:ascii="Avenir Book" w:hAnsi="Avenir Book"/>
        </w:rPr>
        <w:t>climate velocity</w:t>
      </w:r>
      <w:r w:rsidR="00334B1F" w:rsidRPr="006C4A3C">
        <w:rPr>
          <w:rFonts w:ascii="Avenir Book" w:hAnsi="Avenir Book"/>
        </w:rPr>
        <w:t xml:space="preserve"> and </w:t>
      </w:r>
      <w:r w:rsidR="00575C48" w:rsidRPr="006C4A3C">
        <w:rPr>
          <w:rFonts w:ascii="Avenir Book" w:hAnsi="Avenir Book"/>
        </w:rPr>
        <w:t>harvesting rate</w:t>
      </w:r>
      <w:r w:rsidR="00334B1F" w:rsidRPr="006C4A3C">
        <w:rPr>
          <w:rFonts w:ascii="Avenir Book" w:hAnsi="Avenir Book"/>
        </w:rPr>
        <w:t xml:space="preserve">. </w:t>
      </w:r>
      <w:r w:rsidR="001742A8" w:rsidRPr="006C4A3C">
        <w:rPr>
          <w:rFonts w:ascii="Avenir Book" w:hAnsi="Avenir Book"/>
        </w:rPr>
        <w:t>S</w:t>
      </w:r>
      <w:r w:rsidR="00334B1F" w:rsidRPr="006C4A3C">
        <w:rPr>
          <w:rFonts w:ascii="Avenir Book" w:hAnsi="Avenir Book"/>
        </w:rPr>
        <w:t xml:space="preserve">hading </w:t>
      </w:r>
      <w:r w:rsidR="00575C48" w:rsidRPr="006C4A3C">
        <w:rPr>
          <w:rFonts w:ascii="Avenir Book" w:hAnsi="Avenir Book"/>
        </w:rPr>
        <w:t>indicate</w:t>
      </w:r>
      <w:r w:rsidR="00575C48" w:rsidRPr="00E53915">
        <w:rPr>
          <w:rFonts w:ascii="Avenir Book" w:hAnsi="Avenir Book"/>
        </w:rPr>
        <w:t xml:space="preserve">s </w:t>
      </w:r>
      <w:r w:rsidR="001742A8" w:rsidRPr="00E53915">
        <w:rPr>
          <w:rFonts w:ascii="Avenir Book" w:hAnsi="Avenir Book"/>
        </w:rPr>
        <w:t xml:space="preserve">the degree of synergistic interaction, i.e., </w:t>
      </w:r>
      <w:r w:rsidR="00575C48" w:rsidRPr="00E53915">
        <w:rPr>
          <w:rFonts w:ascii="Avenir Book" w:hAnsi="Avenir Book"/>
        </w:rPr>
        <w:t xml:space="preserve">the loss in </w:t>
      </w:r>
      <w:commentRangeStart w:id="196"/>
      <w:r w:rsidR="00575C48" w:rsidRPr="00E53915">
        <w:rPr>
          <w:rFonts w:ascii="Avenir Book" w:hAnsi="Avenir Book"/>
        </w:rPr>
        <w:t xml:space="preserve">biomass </w:t>
      </w:r>
      <w:commentRangeEnd w:id="196"/>
      <w:r w:rsidR="00E74E13">
        <w:rPr>
          <w:rStyle w:val="CommentReference"/>
        </w:rPr>
        <w:commentReference w:id="196"/>
      </w:r>
      <w:r w:rsidR="00575C48" w:rsidRPr="00E53915">
        <w:rPr>
          <w:rFonts w:ascii="Avenir Book" w:hAnsi="Avenir Book"/>
        </w:rPr>
        <w:t xml:space="preserve">in the doubly stressed population in excess of the sum of the losses caused by each stressor individually </w:t>
      </w:r>
      <w:r w:rsidR="00334B1F" w:rsidRPr="00E53915">
        <w:rPr>
          <w:rFonts w:ascii="Avenir Book" w:hAnsi="Avenir Book"/>
        </w:rPr>
        <w:t>(</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00575C48" w:rsidRPr="003B1C03">
        <w:rPr>
          <w:rFonts w:ascii="Avenir Book" w:hAnsi="Avenir Book"/>
        </w:rPr>
        <w:t xml:space="preserve">. </w:t>
      </w:r>
      <w:r w:rsidR="001742A8" w:rsidRPr="003B1C03">
        <w:rPr>
          <w:rFonts w:ascii="Avenir Book" w:hAnsi="Avenir Book"/>
        </w:rPr>
        <w:t>Synergy of 0 indicates additive interaction of the stress</w:t>
      </w:r>
      <w:r w:rsidR="001742A8" w:rsidRPr="00827C28">
        <w:rPr>
          <w:rFonts w:ascii="Avenir Book" w:hAnsi="Avenir Book"/>
        </w:rPr>
        <w:t xml:space="preserve">ors. </w:t>
      </w:r>
      <w:r w:rsidR="00575C48" w:rsidRPr="00827C28">
        <w:rPr>
          <w:rFonts w:ascii="Avenir Book" w:hAnsi="Avenir Book"/>
        </w:rPr>
        <w:t>Th</w:t>
      </w:r>
      <w:r w:rsidR="001742A8" w:rsidRPr="00D83B78">
        <w:rPr>
          <w:rFonts w:ascii="Avenir Book" w:hAnsi="Avenir Book"/>
        </w:rPr>
        <w:t xml:space="preserve">e </w:t>
      </w:r>
      <w:r w:rsidR="00575C48" w:rsidRPr="00FF5FB1">
        <w:rPr>
          <w:rFonts w:ascii="Avenir Book" w:hAnsi="Avenir Book"/>
        </w:rPr>
        <w:t xml:space="preserve">excess loss, on the order of </w:t>
      </w:r>
      <w:ins w:id="197" w:author="M P" w:date="2014-03-06T12:52:00Z">
        <m:oMath>
          <m:r>
            <w:rPr>
              <w:rFonts w:ascii="Cambria Math" w:hAnsi="Cambria Math"/>
            </w:rPr>
            <m:t>0</m:t>
          </m:r>
        </m:oMath>
      </w:ins>
      <m:oMath>
        <m:r>
          <w:rPr>
            <w:rFonts w:ascii="Cambria Math" w:hAnsi="Cambria Math"/>
          </w:rPr>
          <m:t>.001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w:t>
      </w:r>
      <w:commentRangeStart w:id="198"/>
      <w:commentRangeStart w:id="199"/>
      <w:r w:rsidR="00575C48" w:rsidRPr="00BD294E">
        <w:rPr>
          <w:rFonts w:ascii="Avenir Book" w:hAnsi="Avenir Book"/>
        </w:rPr>
        <w:t xml:space="preserve">results </w:t>
      </w:r>
      <w:commentRangeEnd w:id="198"/>
      <w:r w:rsidR="00A57A55" w:rsidRPr="00286494">
        <w:rPr>
          <w:rStyle w:val="CommentReference"/>
          <w:rFonts w:ascii="Avenir Book" w:hAnsi="Avenir Book"/>
        </w:rPr>
        <w:commentReference w:id="198"/>
      </w:r>
      <w:commentRangeEnd w:id="199"/>
      <w:r w:rsidR="006938E3">
        <w:rPr>
          <w:rStyle w:val="CommentReference"/>
        </w:rPr>
        <w:commentReference w:id="199"/>
      </w:r>
      <w:r w:rsidR="00575C48" w:rsidRPr="003B1C03">
        <w:rPr>
          <w:rFonts w:ascii="Avenir Book" w:hAnsi="Avenir Book"/>
        </w:rPr>
        <w:t xml:space="preserve">are from </w:t>
      </w:r>
      <w:ins w:id="200" w:author="M P" w:date="2014-03-23T12:59:00Z">
        <w:r w:rsidR="00A04E8F">
          <w:rPr>
            <w:rFonts w:ascii="Avenir Book" w:hAnsi="Avenir Book"/>
          </w:rPr>
          <w:t>calculations</w:t>
        </w:r>
      </w:ins>
      <w:ins w:id="201" w:author="M P" w:date="2014-03-23T12:58:00Z">
        <w:r w:rsidR="00A04E8F">
          <w:rPr>
            <w:rFonts w:ascii="Avenir Book" w:hAnsi="Avenir Book"/>
          </w:rPr>
          <w:t xml:space="preserve"> </w:t>
        </w:r>
      </w:ins>
      <w:ins w:id="202" w:author="M P" w:date="2014-03-23T12:59:00Z">
        <w:r w:rsidR="00A04E8F">
          <w:rPr>
            <w:rFonts w:ascii="Avenir Book" w:hAnsi="Avenir Book"/>
          </w:rPr>
          <w:t>with the</w:t>
        </w:r>
      </w:ins>
      <w:ins w:id="203" w:author="M P" w:date="2014-03-23T12:58:00Z">
        <w:r w:rsidR="00A04E8F">
          <w:rPr>
            <w:rFonts w:ascii="Avenir Book" w:hAnsi="Avenir Book"/>
          </w:rPr>
          <w:t xml:space="preserve"> same parameters as </w:t>
        </w:r>
      </w:ins>
      <w:ins w:id="204" w:author="M P" w:date="2014-03-23T12:59:00Z">
        <w:r w:rsidR="00A04E8F">
          <w:rPr>
            <w:rFonts w:ascii="Avenir Book" w:hAnsi="Avenir Book"/>
          </w:rPr>
          <w:t>Fig. 1b</w:t>
        </w:r>
      </w:ins>
      <w:r w:rsidR="00575C48" w:rsidRPr="00D83B78">
        <w:rPr>
          <w:rFonts w:ascii="Avenir Book" w:hAnsi="Avenir Book"/>
        </w:rPr>
        <w:t>.</w:t>
      </w:r>
    </w:p>
    <w:p w14:paraId="6EC9E467" w14:textId="528616E2" w:rsidR="00575C48" w:rsidRPr="00FF5FB1" w:rsidRDefault="007F44C8" w:rsidP="00080385">
      <w:pPr>
        <w:rPr>
          <w:rFonts w:ascii="Avenir Book" w:hAnsi="Avenir Book"/>
        </w:rPr>
      </w:pPr>
      <w:r w:rsidRPr="00A22A2F">
        <w:rPr>
          <w:rFonts w:ascii="Avenir Book" w:hAnsi="Avenir Book"/>
        </w:rPr>
        <w:t xml:space="preserve">Figure </w:t>
      </w:r>
      <w:r w:rsidR="00575C48" w:rsidRPr="003B1C03">
        <w:rPr>
          <w:rFonts w:ascii="Avenir Book" w:hAnsi="Avenir Book"/>
        </w:rPr>
        <w:t>3: The equilibrium biomass of the population as a function of the climate velocity on the x-axis and the harvesting rate on the y-axis</w:t>
      </w:r>
      <w:ins w:id="205" w:author="M P" w:date="2014-03-06T13:06:00Z">
        <w:r w:rsidR="00054EA7" w:rsidRPr="00827C28">
          <w:rPr>
            <w:rFonts w:ascii="Avenir Book" w:hAnsi="Avenir Book"/>
          </w:rPr>
          <w:t xml:space="preserve"> under</w:t>
        </w:r>
      </w:ins>
      <w:r w:rsidR="00575C48" w:rsidRPr="00827C28">
        <w:rPr>
          <w:rFonts w:ascii="Avenir Book" w:hAnsi="Avenir Book"/>
        </w:rPr>
        <w:t xml:space="preserve"> </w:t>
      </w:r>
      <w:ins w:id="206" w:author="M P" w:date="2014-03-23T13:01:00Z">
        <w:r w:rsidR="00A04E8F">
          <w:rPr>
            <w:rFonts w:ascii="Avenir Book" w:hAnsi="Avenir Book"/>
          </w:rPr>
          <w:t xml:space="preserve">alternative </w:t>
        </w:r>
      </w:ins>
      <w:r w:rsidR="00575C48" w:rsidRPr="00A22A2F">
        <w:rPr>
          <w:rFonts w:ascii="Avenir Book" w:hAnsi="Avenir Book"/>
        </w:rPr>
        <w:t>management strategies</w:t>
      </w:r>
      <w:r w:rsidR="00B82E56">
        <w:rPr>
          <w:rFonts w:ascii="Avenir Book" w:hAnsi="Avenir Book"/>
        </w:rPr>
        <w:t xml:space="preserve">. </w:t>
      </w:r>
      <w:ins w:id="207" w:author="Emma Fuller" w:date="2014-03-27T14:54:00Z">
        <w:r w:rsidR="00DA2EDF">
          <w:rPr>
            <w:rFonts w:ascii="Avenir Book" w:hAnsi="Avenir Book"/>
          </w:rPr>
          <w:t>(a) The equilibrium biomass for simulations</w:t>
        </w:r>
      </w:ins>
      <w:ins w:id="208" w:author="Emma Fuller" w:date="2014-03-27T14:56:00Z">
        <w:r w:rsidR="001711AD">
          <w:rPr>
            <w:rFonts w:ascii="Avenir Book" w:hAnsi="Avenir Book"/>
          </w:rPr>
          <w:t xml:space="preserve"> with constant harvest rates</w:t>
        </w:r>
      </w:ins>
      <w:ins w:id="209" w:author="Emma Fuller" w:date="2014-03-27T14:54:00Z">
        <w:r w:rsidR="00DA2EDF">
          <w:rPr>
            <w:rFonts w:ascii="Avenir Book" w:hAnsi="Avenir Book"/>
          </w:rPr>
          <w:t xml:space="preserve"> (compare to figure 1b). (b) Equilibrium biomass for simulations with threshold management. </w:t>
        </w:r>
      </w:ins>
      <w:r w:rsidR="00B82E56">
        <w:rPr>
          <w:rFonts w:ascii="Avenir Book" w:hAnsi="Avenir Book"/>
        </w:rPr>
        <w:t>For threshold</w:t>
      </w:r>
      <w:r w:rsidR="001667FC">
        <w:rPr>
          <w:rFonts w:ascii="Avenir Book" w:hAnsi="Avenir Book"/>
        </w:rPr>
        <w:t xml:space="preserve"> management,</w:t>
      </w:r>
      <w:r w:rsidR="00B82E56">
        <w:rPr>
          <w:rFonts w:ascii="Avenir Book" w:hAnsi="Avenir Book"/>
        </w:rPr>
        <w:t xml:space="preserve"> </w:t>
      </w:r>
      <w:r w:rsidR="00EA1EB1">
        <w:rPr>
          <w:rFonts w:ascii="Avenir Book" w:hAnsi="Avenir Book"/>
        </w:rPr>
        <w:t xml:space="preserve">the </w:t>
      </w:r>
      <w:r w:rsidR="00AD4C3A" w:rsidRPr="00827C28">
        <w:rPr>
          <w:rFonts w:ascii="Avenir Book" w:hAnsi="Avenir Book"/>
        </w:rPr>
        <w:t>y</w:t>
      </w:r>
      <w:r w:rsidR="00054EA7" w:rsidRPr="00827C28">
        <w:rPr>
          <w:rFonts w:ascii="Avenir Book" w:hAnsi="Avenir Book"/>
        </w:rPr>
        <w:t>-</w:t>
      </w:r>
      <w:r w:rsidR="00AD4C3A" w:rsidRPr="00D83B78">
        <w:rPr>
          <w:rFonts w:ascii="Avenir Book" w:hAnsi="Avenir Book"/>
        </w:rPr>
        <w:t xml:space="preserve">axis is the proportion of the population </w:t>
      </w:r>
      <w:r w:rsidR="00054EA7" w:rsidRPr="00FF5FB1">
        <w:rPr>
          <w:rFonts w:ascii="Avenir Book" w:hAnsi="Avenir Book"/>
        </w:rPr>
        <w:t xml:space="preserve">that </w:t>
      </w:r>
      <w:r w:rsidR="00AD4C3A" w:rsidRPr="00FF5FB1">
        <w:rPr>
          <w:rFonts w:ascii="Avenir Book" w:hAnsi="Avenir Book"/>
        </w:rPr>
        <w:t>is</w:t>
      </w:r>
      <w:ins w:id="210" w:author="Eleanor Brush" w:date="2014-03-27T11:56:00Z">
        <w:r w:rsidR="00B85015">
          <w:rPr>
            <w:rFonts w:ascii="Avenir Book" w:hAnsi="Avenir Book"/>
          </w:rPr>
          <w:t xml:space="preserve"> allowed to be harvested</w:t>
        </w:r>
      </w:ins>
      <w:r w:rsidR="00575C48" w:rsidRPr="00580DD8">
        <w:rPr>
          <w:rFonts w:ascii="Avenir Book" w:hAnsi="Avenir Book"/>
        </w:rPr>
        <w:t xml:space="preserve">. </w:t>
      </w:r>
      <w:ins w:id="211" w:author="Emma Fuller" w:date="2014-03-27T14:55:00Z">
        <w:r w:rsidR="001711AD">
          <w:rPr>
            <w:rFonts w:ascii="Avenir Book" w:hAnsi="Avenir Book"/>
          </w:rPr>
          <w:t xml:space="preserve">(c) Equilibrium biomass for simulations with many small MPAs. (d) Equilibrium biomass for simulations with few large MPAs. </w:t>
        </w:r>
      </w:ins>
      <w:r w:rsidR="00575C48" w:rsidRPr="00580DD8">
        <w:rPr>
          <w:rFonts w:ascii="Avenir Book" w:hAnsi="Avenir Book"/>
        </w:rPr>
        <w:t xml:space="preserve">These results are from a simulation with a </w:t>
      </w:r>
      <w:proofErr w:type="spellStart"/>
      <w:r w:rsidR="00575C48" w:rsidRPr="00580DD8">
        <w:rPr>
          <w:rFonts w:ascii="Avenir Book" w:hAnsi="Avenir Book"/>
        </w:rPr>
        <w:t>Laplacian</w:t>
      </w:r>
      <w:proofErr w:type="spellEnd"/>
      <w:r w:rsidR="00575C48" w:rsidRPr="00580DD8">
        <w:rPr>
          <w:rFonts w:ascii="Avenir Book" w:hAnsi="Avenir Book"/>
        </w:rPr>
        <w:t xml:space="preserve"> dispersal kernel with parameters </w:t>
      </w:r>
      <m:oMath>
        <m:r>
          <w:rPr>
            <w:rFonts w:ascii="Cambria Math" w:hAnsi="Cambria Math"/>
          </w:rPr>
          <m:t>L=1</m:t>
        </m:r>
      </m:oMath>
      <w:r w:rsidR="00575C48" w:rsidRPr="00BD294E">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K=100</m:t>
        </m:r>
      </m:oMath>
      <w:r w:rsidR="00575C48" w:rsidRPr="00827C28">
        <w:rPr>
          <w:rFonts w:ascii="Avenir Book" w:hAnsi="Avenir Book"/>
        </w:rPr>
        <w:t xml:space="preserve">, and </w:t>
      </w:r>
      <m:oMath>
        <m:r>
          <w:rPr>
            <w:rFonts w:ascii="Cambria Math" w:hAnsi="Cambria Math"/>
          </w:rPr>
          <m:t>⟨d⟩=2</m:t>
        </m:r>
      </m:oMath>
      <w:r w:rsidR="00575C48" w:rsidRPr="00FF5FB1">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212" w:name="figures"/>
      <w:r w:rsidRPr="006C4A3C">
        <w:rPr>
          <w:rFonts w:ascii="Avenir Book" w:hAnsi="Avenir Book"/>
          <w:color w:val="auto"/>
        </w:rPr>
        <w:br w:type="page"/>
      </w:r>
    </w:p>
    <w:p w14:paraId="621E9ACC" w14:textId="69D6B5F4" w:rsidR="00575C48" w:rsidRPr="003B1C03" w:rsidRDefault="00575C48" w:rsidP="008B1DE2">
      <w:pPr>
        <w:pStyle w:val="Heading1"/>
        <w:spacing w:line="480" w:lineRule="auto"/>
      </w:pPr>
      <w:r w:rsidRPr="006C4A3C">
        <w:rPr>
          <w:rFonts w:ascii="Avenir Book" w:hAnsi="Avenir Book"/>
          <w:color w:val="auto"/>
        </w:rPr>
        <w:lastRenderedPageBreak/>
        <w:t>Figures</w:t>
      </w:r>
      <w:bookmarkEnd w:id="212"/>
      <w:ins w:id="213" w:author="Emma Fuller" w:date="2014-03-13T15:13:00Z">
        <w:r w:rsidR="008B1DE2" w:rsidRPr="006C4A3C" w:rsidDel="008B1DE2">
          <w:t xml:space="preserve"> </w:t>
        </w:r>
      </w:ins>
      <w:ins w:id="214" w:author="Emma Fuller" w:date="2014-03-27T15:56:00Z">
        <w:r w:rsidR="00B57883">
          <w:rPr>
            <w:noProof/>
          </w:rPr>
          <w:drawing>
            <wp:inline distT="0" distB="0" distL="0" distR="0" wp14:anchorId="7C0B82FD" wp14:editId="3E010D80">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ins>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31C92E25" w:rsidR="00575C48" w:rsidRPr="003B1C03" w:rsidRDefault="00575C48" w:rsidP="00AD2D55">
      <w:pPr>
        <w:spacing w:line="480" w:lineRule="auto"/>
        <w:rPr>
          <w:rFonts w:ascii="Avenir Book" w:hAnsi="Avenir Book"/>
        </w:rPr>
      </w:pPr>
      <w:r w:rsidRPr="003B1C03">
        <w:rPr>
          <w:rFonts w:ascii="Avenir Book" w:hAnsi="Avenir Book"/>
        </w:rPr>
        <w:t xml:space="preserve"> </w:t>
      </w:r>
      <w:r w:rsidR="005C2D90" w:rsidRPr="00B57883">
        <w:rPr>
          <w:rFonts w:ascii="Avenir Book" w:hAnsi="Avenir Book"/>
          <w:noProof/>
        </w:rPr>
        <w:drawing>
          <wp:inline distT="0" distB="0" distL="0" distR="0" wp14:anchorId="2CE93EDE" wp14:editId="2B439946">
            <wp:extent cx="3843867" cy="3128574"/>
            <wp:effectExtent l="0" t="0" r="0" b="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4223" cy="3128864"/>
                    </a:xfrm>
                    <a:prstGeom prst="rect">
                      <a:avLst/>
                    </a:prstGeom>
                    <a:noFill/>
                    <a:ln>
                      <a:noFill/>
                    </a:ln>
                  </pic:spPr>
                </pic:pic>
              </a:graphicData>
            </a:graphic>
          </wp:inline>
        </w:drawing>
      </w:r>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12BEACA2"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r w:rsidR="00215F29" w:rsidRPr="003B1C03">
        <w:rPr>
          <w:rFonts w:ascii="Avenir Book" w:hAnsi="Avenir Book"/>
        </w:rPr>
        <w:t xml:space="preserve"> </w:t>
      </w:r>
      <w:r w:rsidR="00DA2EDF" w:rsidRPr="00B57883">
        <w:rPr>
          <w:rFonts w:ascii="Avenir Book" w:hAnsi="Avenir Book"/>
          <w:noProof/>
        </w:rPr>
        <w:drawing>
          <wp:inline distT="0" distB="0" distL="0" distR="0" wp14:anchorId="708D92CD" wp14:editId="005672CA">
            <wp:extent cx="4663440" cy="3886200"/>
            <wp:effectExtent l="0" t="0" r="0" b="0"/>
            <wp:docPr id="7" name="Picture 7"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fuller:Documents:Projects:Moving_fish:MovingFish:plots:fig3.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4719" cy="3887266"/>
                    </a:xfrm>
                    <a:prstGeom prst="rect">
                      <a:avLst/>
                    </a:prstGeom>
                    <a:noFill/>
                    <a:ln>
                      <a:noFill/>
                    </a:ln>
                  </pic:spPr>
                </pic:pic>
              </a:graphicData>
            </a:graphic>
          </wp:inline>
        </w:drawing>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6" w:author="M P" w:date="2014-03-23T14:12:00Z" w:initials="MP">
    <w:p w14:paraId="637C964D" w14:textId="0DB7D093" w:rsidR="00510AFE" w:rsidRDefault="00510AFE">
      <w:pPr>
        <w:pStyle w:val="CommentText"/>
      </w:pPr>
      <w:r>
        <w:rPr>
          <w:rStyle w:val="CommentReference"/>
        </w:rPr>
        <w:annotationRef/>
      </w:r>
      <w:r>
        <w:t xml:space="preserve">No need to do this right now, but it’s worth thinking about how we might scale the results relative to population size. 0.12 doesn't mean much when pop size varies from &gt;40 to 0. </w:t>
      </w:r>
    </w:p>
  </w:comment>
  <w:comment w:id="198" w:author="M P" w:date="2014-03-10T16:03:00Z" w:initials="MP">
    <w:p w14:paraId="68BDFC0A" w14:textId="77777777" w:rsidR="00510AFE" w:rsidRDefault="00510AFE">
      <w:pPr>
        <w:pStyle w:val="CommentText"/>
      </w:pPr>
      <w:r>
        <w:rPr>
          <w:rStyle w:val="CommentReference"/>
        </w:rPr>
        <w:annotationRef/>
      </w:r>
      <w:r>
        <w:t>I guess a natural question is: are there any parameter combinations under which the synergy is greater?</w:t>
      </w:r>
    </w:p>
  </w:comment>
  <w:comment w:id="199" w:author="Eleanor Brush" w:date="2014-03-27T12:15:00Z" w:initials="EB">
    <w:p w14:paraId="74B41FCE" w14:textId="4DFB76C6" w:rsidR="00510AFE" w:rsidRDefault="00510AFE">
      <w:pPr>
        <w:pStyle w:val="CommentText"/>
      </w:pPr>
      <w:r>
        <w:rPr>
          <w:rStyle w:val="CommentReference"/>
        </w:rPr>
        <w:annotationRef/>
      </w:r>
      <w:r>
        <w:t>I haven’t done a systematic sweep of parameter space but every plot I’ve generated has similarly small levels of synergy.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510AFE" w:rsidRDefault="00510AFE" w:rsidP="00AD2D55">
      <w:pPr>
        <w:spacing w:after="0"/>
      </w:pPr>
      <w:r>
        <w:separator/>
      </w:r>
    </w:p>
  </w:endnote>
  <w:endnote w:type="continuationSeparator" w:id="0">
    <w:p w14:paraId="6B33D488" w14:textId="77777777" w:rsidR="00510AFE" w:rsidRDefault="00510AFE"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Times New Roman">
    <w:panose1 w:val="020206030504050203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venir Book">
    <w:altName w:val="Corbel"/>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510AFE" w:rsidRDefault="00510AFE"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510AFE" w:rsidRDefault="00510AFE"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510AFE" w:rsidRDefault="00510AFE"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0D6A">
      <w:rPr>
        <w:rStyle w:val="PageNumber"/>
        <w:noProof/>
      </w:rPr>
      <w:t>14</w:t>
    </w:r>
    <w:r>
      <w:rPr>
        <w:rStyle w:val="PageNumber"/>
      </w:rPr>
      <w:fldChar w:fldCharType="end"/>
    </w:r>
  </w:p>
  <w:p w14:paraId="63942825" w14:textId="77777777" w:rsidR="00510AFE" w:rsidRDefault="00510AFE"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510AFE" w:rsidRDefault="00510AFE" w:rsidP="00AD2D55">
      <w:pPr>
        <w:spacing w:after="0"/>
      </w:pPr>
      <w:r>
        <w:separator/>
      </w:r>
    </w:p>
  </w:footnote>
  <w:footnote w:type="continuationSeparator" w:id="0">
    <w:p w14:paraId="34464667" w14:textId="77777777" w:rsidR="00510AFE" w:rsidRDefault="00510AFE"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DB4"/>
    <w:rsid w:val="0000634A"/>
    <w:rsid w:val="00011C8B"/>
    <w:rsid w:val="00025C3A"/>
    <w:rsid w:val="00026EF3"/>
    <w:rsid w:val="00027B87"/>
    <w:rsid w:val="000321C0"/>
    <w:rsid w:val="000340DE"/>
    <w:rsid w:val="0004324C"/>
    <w:rsid w:val="00046FAD"/>
    <w:rsid w:val="00054EA7"/>
    <w:rsid w:val="00071003"/>
    <w:rsid w:val="0007485B"/>
    <w:rsid w:val="00075761"/>
    <w:rsid w:val="00080385"/>
    <w:rsid w:val="00086D35"/>
    <w:rsid w:val="00086FB4"/>
    <w:rsid w:val="00095148"/>
    <w:rsid w:val="000A1732"/>
    <w:rsid w:val="000A2C95"/>
    <w:rsid w:val="000A40EF"/>
    <w:rsid w:val="000A5BB5"/>
    <w:rsid w:val="000D6853"/>
    <w:rsid w:val="000E6A2F"/>
    <w:rsid w:val="000F3D6D"/>
    <w:rsid w:val="000F3FED"/>
    <w:rsid w:val="00106C5D"/>
    <w:rsid w:val="00117E7D"/>
    <w:rsid w:val="0012017D"/>
    <w:rsid w:val="00123B73"/>
    <w:rsid w:val="001311BB"/>
    <w:rsid w:val="00137C74"/>
    <w:rsid w:val="00143EAF"/>
    <w:rsid w:val="001477C2"/>
    <w:rsid w:val="001667FC"/>
    <w:rsid w:val="0016690B"/>
    <w:rsid w:val="001710C8"/>
    <w:rsid w:val="001711AD"/>
    <w:rsid w:val="001742A8"/>
    <w:rsid w:val="001816E9"/>
    <w:rsid w:val="00190EA3"/>
    <w:rsid w:val="001C2164"/>
    <w:rsid w:val="001D5DDE"/>
    <w:rsid w:val="001D7FB7"/>
    <w:rsid w:val="001F5963"/>
    <w:rsid w:val="00200D3B"/>
    <w:rsid w:val="0021402F"/>
    <w:rsid w:val="00215F29"/>
    <w:rsid w:val="002253AD"/>
    <w:rsid w:val="002303A8"/>
    <w:rsid w:val="00230C5A"/>
    <w:rsid w:val="00232ABD"/>
    <w:rsid w:val="00233DD0"/>
    <w:rsid w:val="00240543"/>
    <w:rsid w:val="002575C7"/>
    <w:rsid w:val="002619D4"/>
    <w:rsid w:val="00271082"/>
    <w:rsid w:val="00273CEE"/>
    <w:rsid w:val="0027588C"/>
    <w:rsid w:val="00286494"/>
    <w:rsid w:val="00286808"/>
    <w:rsid w:val="00295BC5"/>
    <w:rsid w:val="002A023D"/>
    <w:rsid w:val="002A57A4"/>
    <w:rsid w:val="002C1A66"/>
    <w:rsid w:val="002C5C3D"/>
    <w:rsid w:val="002F4FA2"/>
    <w:rsid w:val="002F55C8"/>
    <w:rsid w:val="002F5A83"/>
    <w:rsid w:val="00313F8E"/>
    <w:rsid w:val="003228DC"/>
    <w:rsid w:val="00324C60"/>
    <w:rsid w:val="00334B1F"/>
    <w:rsid w:val="003373D3"/>
    <w:rsid w:val="003601E3"/>
    <w:rsid w:val="00360333"/>
    <w:rsid w:val="00362097"/>
    <w:rsid w:val="00384E75"/>
    <w:rsid w:val="003861BF"/>
    <w:rsid w:val="003A52A1"/>
    <w:rsid w:val="003B1C03"/>
    <w:rsid w:val="003B47BE"/>
    <w:rsid w:val="003B6345"/>
    <w:rsid w:val="003B66AF"/>
    <w:rsid w:val="003C31CF"/>
    <w:rsid w:val="003D3A35"/>
    <w:rsid w:val="003E0953"/>
    <w:rsid w:val="003E114F"/>
    <w:rsid w:val="0041196C"/>
    <w:rsid w:val="00411E59"/>
    <w:rsid w:val="00414D95"/>
    <w:rsid w:val="00426375"/>
    <w:rsid w:val="00426EE1"/>
    <w:rsid w:val="00435D96"/>
    <w:rsid w:val="00457B76"/>
    <w:rsid w:val="0046056A"/>
    <w:rsid w:val="00471809"/>
    <w:rsid w:val="00474AEC"/>
    <w:rsid w:val="0048530C"/>
    <w:rsid w:val="00496427"/>
    <w:rsid w:val="00497BEE"/>
    <w:rsid w:val="004A5497"/>
    <w:rsid w:val="004A5822"/>
    <w:rsid w:val="004B5D8E"/>
    <w:rsid w:val="004D7E4B"/>
    <w:rsid w:val="004E29B3"/>
    <w:rsid w:val="004E611E"/>
    <w:rsid w:val="004F793F"/>
    <w:rsid w:val="00510AFE"/>
    <w:rsid w:val="00512A56"/>
    <w:rsid w:val="00520697"/>
    <w:rsid w:val="00537DC3"/>
    <w:rsid w:val="00543F5E"/>
    <w:rsid w:val="00550D4E"/>
    <w:rsid w:val="00575C48"/>
    <w:rsid w:val="0057608D"/>
    <w:rsid w:val="005768DE"/>
    <w:rsid w:val="00580DD8"/>
    <w:rsid w:val="00590D07"/>
    <w:rsid w:val="00594C95"/>
    <w:rsid w:val="005A0746"/>
    <w:rsid w:val="005B048B"/>
    <w:rsid w:val="005B10B0"/>
    <w:rsid w:val="005C2D90"/>
    <w:rsid w:val="005C6F2D"/>
    <w:rsid w:val="005E1AEE"/>
    <w:rsid w:val="005F20CB"/>
    <w:rsid w:val="00601904"/>
    <w:rsid w:val="00606E60"/>
    <w:rsid w:val="00612EAF"/>
    <w:rsid w:val="00627C41"/>
    <w:rsid w:val="0063115A"/>
    <w:rsid w:val="00635576"/>
    <w:rsid w:val="006421EA"/>
    <w:rsid w:val="00644177"/>
    <w:rsid w:val="00652468"/>
    <w:rsid w:val="006635C1"/>
    <w:rsid w:val="006815BA"/>
    <w:rsid w:val="00683629"/>
    <w:rsid w:val="006938E3"/>
    <w:rsid w:val="006943B2"/>
    <w:rsid w:val="00697383"/>
    <w:rsid w:val="006A5527"/>
    <w:rsid w:val="006B238D"/>
    <w:rsid w:val="006C4A3C"/>
    <w:rsid w:val="006D78A7"/>
    <w:rsid w:val="006D79A5"/>
    <w:rsid w:val="006E6073"/>
    <w:rsid w:val="006F5975"/>
    <w:rsid w:val="0071042E"/>
    <w:rsid w:val="00710F70"/>
    <w:rsid w:val="0072111B"/>
    <w:rsid w:val="00721C5A"/>
    <w:rsid w:val="00722282"/>
    <w:rsid w:val="00726265"/>
    <w:rsid w:val="00734BCE"/>
    <w:rsid w:val="007434D1"/>
    <w:rsid w:val="007447F7"/>
    <w:rsid w:val="00744AE7"/>
    <w:rsid w:val="0074606B"/>
    <w:rsid w:val="00750D6A"/>
    <w:rsid w:val="007527C6"/>
    <w:rsid w:val="00760330"/>
    <w:rsid w:val="00762A56"/>
    <w:rsid w:val="00764BFE"/>
    <w:rsid w:val="00782314"/>
    <w:rsid w:val="00784D58"/>
    <w:rsid w:val="00786A79"/>
    <w:rsid w:val="007A5593"/>
    <w:rsid w:val="007B4BEA"/>
    <w:rsid w:val="007C5642"/>
    <w:rsid w:val="007D06DB"/>
    <w:rsid w:val="007D237B"/>
    <w:rsid w:val="007D63D7"/>
    <w:rsid w:val="007F44C8"/>
    <w:rsid w:val="00820BC4"/>
    <w:rsid w:val="00827C28"/>
    <w:rsid w:val="00844AD9"/>
    <w:rsid w:val="00846430"/>
    <w:rsid w:val="00846EF5"/>
    <w:rsid w:val="00852431"/>
    <w:rsid w:val="00854954"/>
    <w:rsid w:val="00861CDA"/>
    <w:rsid w:val="00871DB8"/>
    <w:rsid w:val="0087329C"/>
    <w:rsid w:val="00877C98"/>
    <w:rsid w:val="00880A44"/>
    <w:rsid w:val="00886E74"/>
    <w:rsid w:val="0089288D"/>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33027"/>
    <w:rsid w:val="009465F7"/>
    <w:rsid w:val="0095710C"/>
    <w:rsid w:val="00960B34"/>
    <w:rsid w:val="009631A8"/>
    <w:rsid w:val="009A36D7"/>
    <w:rsid w:val="009B7AA6"/>
    <w:rsid w:val="009B7DCE"/>
    <w:rsid w:val="009C1306"/>
    <w:rsid w:val="009F777D"/>
    <w:rsid w:val="00A04E8F"/>
    <w:rsid w:val="00A22A2F"/>
    <w:rsid w:val="00A33E2D"/>
    <w:rsid w:val="00A36ECA"/>
    <w:rsid w:val="00A436F4"/>
    <w:rsid w:val="00A53F62"/>
    <w:rsid w:val="00A57A55"/>
    <w:rsid w:val="00A82E97"/>
    <w:rsid w:val="00A85881"/>
    <w:rsid w:val="00A8768C"/>
    <w:rsid w:val="00A87D47"/>
    <w:rsid w:val="00A9235A"/>
    <w:rsid w:val="00A975CB"/>
    <w:rsid w:val="00A97B9D"/>
    <w:rsid w:val="00AA7077"/>
    <w:rsid w:val="00AB56DC"/>
    <w:rsid w:val="00AC2797"/>
    <w:rsid w:val="00AC3D63"/>
    <w:rsid w:val="00AD2D55"/>
    <w:rsid w:val="00AD4C3A"/>
    <w:rsid w:val="00B14EAA"/>
    <w:rsid w:val="00B258D7"/>
    <w:rsid w:val="00B270CC"/>
    <w:rsid w:val="00B27EDF"/>
    <w:rsid w:val="00B33B4E"/>
    <w:rsid w:val="00B51ECC"/>
    <w:rsid w:val="00B57883"/>
    <w:rsid w:val="00B82E56"/>
    <w:rsid w:val="00B85015"/>
    <w:rsid w:val="00B86B75"/>
    <w:rsid w:val="00B876C7"/>
    <w:rsid w:val="00B87897"/>
    <w:rsid w:val="00BB20EC"/>
    <w:rsid w:val="00BB39B1"/>
    <w:rsid w:val="00BC48D5"/>
    <w:rsid w:val="00BC6E52"/>
    <w:rsid w:val="00BD294E"/>
    <w:rsid w:val="00BE1D72"/>
    <w:rsid w:val="00BE30B5"/>
    <w:rsid w:val="00BE48BC"/>
    <w:rsid w:val="00BE4CF8"/>
    <w:rsid w:val="00C009FF"/>
    <w:rsid w:val="00C03EFA"/>
    <w:rsid w:val="00C149A2"/>
    <w:rsid w:val="00C35D77"/>
    <w:rsid w:val="00C36279"/>
    <w:rsid w:val="00C42150"/>
    <w:rsid w:val="00C42A27"/>
    <w:rsid w:val="00C45B5B"/>
    <w:rsid w:val="00C51271"/>
    <w:rsid w:val="00C51D18"/>
    <w:rsid w:val="00C60936"/>
    <w:rsid w:val="00C74D6A"/>
    <w:rsid w:val="00C84A5D"/>
    <w:rsid w:val="00C8564E"/>
    <w:rsid w:val="00C97FCC"/>
    <w:rsid w:val="00CA1C7A"/>
    <w:rsid w:val="00CD081D"/>
    <w:rsid w:val="00CE00F7"/>
    <w:rsid w:val="00D06764"/>
    <w:rsid w:val="00D102DD"/>
    <w:rsid w:val="00D10DFF"/>
    <w:rsid w:val="00D175DC"/>
    <w:rsid w:val="00D20CF2"/>
    <w:rsid w:val="00D246B5"/>
    <w:rsid w:val="00D35051"/>
    <w:rsid w:val="00D40748"/>
    <w:rsid w:val="00D44BD1"/>
    <w:rsid w:val="00D53E49"/>
    <w:rsid w:val="00D6562B"/>
    <w:rsid w:val="00D83B78"/>
    <w:rsid w:val="00D85CC0"/>
    <w:rsid w:val="00D9625F"/>
    <w:rsid w:val="00D96E27"/>
    <w:rsid w:val="00DA0FCA"/>
    <w:rsid w:val="00DA2EDF"/>
    <w:rsid w:val="00DA319E"/>
    <w:rsid w:val="00DC36F3"/>
    <w:rsid w:val="00DE6E2B"/>
    <w:rsid w:val="00DF12C1"/>
    <w:rsid w:val="00DF18B0"/>
    <w:rsid w:val="00E034CC"/>
    <w:rsid w:val="00E27CB0"/>
    <w:rsid w:val="00E315A3"/>
    <w:rsid w:val="00E53915"/>
    <w:rsid w:val="00E53950"/>
    <w:rsid w:val="00E74E13"/>
    <w:rsid w:val="00E75A47"/>
    <w:rsid w:val="00E84496"/>
    <w:rsid w:val="00EA096D"/>
    <w:rsid w:val="00EA1EB1"/>
    <w:rsid w:val="00EC2ADB"/>
    <w:rsid w:val="00ED1E3E"/>
    <w:rsid w:val="00ED7E8C"/>
    <w:rsid w:val="00EE0E1F"/>
    <w:rsid w:val="00EE2245"/>
    <w:rsid w:val="00EF197E"/>
    <w:rsid w:val="00F04290"/>
    <w:rsid w:val="00F152F5"/>
    <w:rsid w:val="00F37F17"/>
    <w:rsid w:val="00F4190C"/>
    <w:rsid w:val="00F600B0"/>
    <w:rsid w:val="00F912D7"/>
    <w:rsid w:val="00FA4692"/>
    <w:rsid w:val="00FA6709"/>
    <w:rsid w:val="00FB1B26"/>
    <w:rsid w:val="00FC118C"/>
    <w:rsid w:val="00FC7AE6"/>
    <w:rsid w:val="00FD4809"/>
    <w:rsid w:val="00FD5463"/>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file:///C:\Users\SciLibUser.LIBSTAFF.019\AppData\Local\Temp\2" TargetMode="External"/><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0D9F4-F4C2-F847-B4C0-4500A41EB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33</Pages>
  <Words>7041</Words>
  <Characters>40137</Characters>
  <Application>Microsoft Macintosh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47084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Emma Fuller</cp:lastModifiedBy>
  <cp:revision>70</cp:revision>
  <cp:lastPrinted>2014-03-23T16:54:00Z</cp:lastPrinted>
  <dcterms:created xsi:type="dcterms:W3CDTF">2014-03-10T20:03:00Z</dcterms:created>
  <dcterms:modified xsi:type="dcterms:W3CDTF">2014-03-27T19:58:00Z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