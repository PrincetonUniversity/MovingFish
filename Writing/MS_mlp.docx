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ins w:id="2" w:author="M P" w:date="2014-03-23T13:07:00Z">
        <w:r w:rsidR="00CA1C7A">
          <w:rPr>
            <w:rFonts w:ascii="Avenir Book" w:hAnsi="Avenir Book"/>
          </w:rPr>
          <w:t>, with an ecological modeling approach</w:t>
        </w:r>
      </w:ins>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3" w:author="M P" w:date="2014-03-23T13:08:00Z">
        <w:r w:rsidR="00CA1C7A">
          <w:rPr>
            <w:rFonts w:ascii="Avenir Book" w:hAnsi="Avenir Book"/>
          </w:rPr>
          <w:t xml:space="preserve">cumulatively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4" w:name="introduction"/>
      <w:r w:rsidRPr="003B1C03">
        <w:rPr>
          <w:rFonts w:ascii="Avenir Book" w:hAnsi="Avenir Book"/>
          <w:color w:val="auto"/>
        </w:rPr>
        <w:t>Introduction</w:t>
      </w:r>
    </w:p>
    <w:bookmarkEnd w:id="4"/>
    <w:p w14:paraId="16F06C26" w14:textId="197DB9AF" w:rsidR="00917458" w:rsidRPr="003B1C03" w:rsidRDefault="00E27CB0" w:rsidP="00AD2D55">
      <w:pPr>
        <w:spacing w:line="480" w:lineRule="auto"/>
        <w:rPr>
          <w:rFonts w:ascii="Avenir Book" w:hAnsi="Avenir Book"/>
        </w:rPr>
      </w:pPr>
      <w:ins w:id="5" w:author="M P" w:date="2014-03-23T13:09:00Z">
        <w:r>
          <w:rPr>
            <w:rFonts w:ascii="Avenir Book" w:hAnsi="Avenir Book"/>
          </w:rPr>
          <w:t>There are many</w:t>
        </w:r>
      </w:ins>
      <w:r w:rsidR="00575C48" w:rsidRPr="003B1C03">
        <w:rPr>
          <w:rFonts w:ascii="Avenir Book" w:hAnsi="Avenir Book"/>
        </w:rPr>
        <w:t xml:space="preserve"> stressors </w:t>
      </w:r>
      <w:ins w:id="6" w:author="M P" w:date="2014-03-23T13:09:00Z">
        <w:r>
          <w:rPr>
            <w:rFonts w:ascii="Avenir Book" w:hAnsi="Avenir Book"/>
          </w:rPr>
          <w:t xml:space="preserve">that </w:t>
        </w:r>
      </w:ins>
      <w:r w:rsidR="00575C48" w:rsidRPr="003B1C03">
        <w:rPr>
          <w:rFonts w:ascii="Avenir Book" w:hAnsi="Avenir Book"/>
        </w:rPr>
        <w:t xml:space="preserve">can disturb an ecosystem, and ecologists have </w:t>
      </w:r>
      <w:ins w:id="7" w:author="M P" w:date="2014-03-23T13:10:00Z">
        <w:r>
          <w:rPr>
            <w:rFonts w:ascii="Avenir Book" w:hAnsi="Avenir Book"/>
          </w:rPr>
          <w:t xml:space="preserve">long </w:t>
        </w:r>
      </w:ins>
      <w:r w:rsidR="00575C48" w:rsidRPr="003B1C03">
        <w:rPr>
          <w:rFonts w:ascii="Avenir Book" w:hAnsi="Avenir Book"/>
        </w:rPr>
        <w:t xml:space="preserve">quantified the consequences of </w:t>
      </w:r>
      <w:ins w:id="8" w:author="M P" w:date="2014-03-23T13:10:00Z">
        <w:r>
          <w:rPr>
            <w:rFonts w:ascii="Avenir Book" w:hAnsi="Avenir Book"/>
          </w:rPr>
          <w:t>individual</w:t>
        </w:r>
      </w:ins>
      <w:r w:rsidR="00575C48" w:rsidRPr="003B1C03">
        <w:rPr>
          <w:rFonts w:ascii="Avenir Book" w:hAnsi="Avenir Book"/>
        </w:rPr>
        <w:t xml:space="preserve"> perturbations (Wilcove et al. 1998). Less work, however, has been done to measure the effects of multiple stressors and the interactions between them</w:t>
      </w:r>
      <w:ins w:id="9" w:author="M P" w:date="2014-03-23T13:10:00Z">
        <w:r>
          <w:rPr>
            <w:rFonts w:ascii="Avenir Book" w:hAnsi="Avenir Book"/>
          </w:rPr>
          <w:t xml:space="preserve"> (</w:t>
        </w:r>
        <w:r w:rsidRPr="003B1C03">
          <w:rPr>
            <w:rFonts w:ascii="Avenir Book" w:hAnsi="Avenir Book"/>
          </w:rPr>
          <w:t>Crain, Kroeker, and Halpern 2008; Darling and Côté 2008</w:t>
        </w:r>
        <w:r>
          <w:rPr>
            <w:rFonts w:ascii="Avenir Book" w:hAnsi="Avenir Book"/>
          </w:rPr>
          <w:t>)</w:t>
        </w:r>
      </w:ins>
      <w:r w:rsidR="00575C48" w:rsidRPr="003B1C03">
        <w:rPr>
          <w:rFonts w:ascii="Avenir Book" w:hAnsi="Avenir Book"/>
        </w:rPr>
        <w:t xml:space="preserve">. If disturbances interact synergistically, a perturbation that has little effect when occurring </w:t>
      </w:r>
      <w:ins w:id="10" w:author="M P" w:date="2014-03-23T13:10:00Z">
        <w:r>
          <w:rPr>
            <w:rFonts w:ascii="Avenir Book" w:hAnsi="Avenir Book"/>
          </w:rPr>
          <w:t>alone</w:t>
        </w:r>
        <w:r w:rsidRPr="003B1C03">
          <w:rPr>
            <w:rFonts w:ascii="Avenir Book" w:hAnsi="Avenir Book"/>
          </w:rPr>
          <w:t xml:space="preserve"> </w:t>
        </w:r>
      </w:ins>
      <w:r w:rsidR="00575C48" w:rsidRPr="003B1C03">
        <w:rPr>
          <w:rFonts w:ascii="Avenir Book" w:hAnsi="Avenir Book"/>
        </w:rPr>
        <w:t xml:space="preserve">may amplify the </w:t>
      </w:r>
      <w:r w:rsidR="00575C48" w:rsidRPr="003B1C03">
        <w:rPr>
          <w:rFonts w:ascii="Avenir Book" w:hAnsi="Avenir Book"/>
        </w:rPr>
        <w:lastRenderedPageBreak/>
        <w:t xml:space="preserve">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ins w:id="11" w:author="M P" w:date="2014-03-23T13:11:00Z">
        <w:r>
          <w:rPr>
            <w:rFonts w:ascii="Avenir Book" w:hAnsi="Avenir Book"/>
          </w:rPr>
          <w:t xml:space="preserve">individual </w:t>
        </w:r>
      </w:ins>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58AB44FD" w:rsidR="00EC2ADB" w:rsidRDefault="00575C48" w:rsidP="00AD2D55">
      <w:pPr>
        <w:spacing w:line="480" w:lineRule="auto"/>
        <w:rPr>
          <w:ins w:id="12" w:author="M P" w:date="2014-03-23T13:30:00Z"/>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ins w:id="13" w:author="M P" w:date="2014-03-23T13:11:00Z">
        <w:r w:rsidR="00E27CB0">
          <w:rPr>
            <w:rFonts w:ascii="Avenir Book" w:hAnsi="Avenir Book"/>
          </w:rPr>
          <w:t xml:space="preserve">marine </w:t>
        </w:r>
      </w:ins>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r w:rsidRPr="003B1C03">
        <w:rPr>
          <w:rFonts w:ascii="Avenir Book" w:hAnsi="Avenir Book"/>
        </w:rPr>
        <w:t xml:space="preserve">and are projected to continue in the future (Kell,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(Loarie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(Pinsky et al. 2013).</w:t>
      </w:r>
      <w:ins w:id="14" w:author="M P" w:date="2014-03-23T13:27:00Z">
        <w:r w:rsidR="00EC2ADB">
          <w:rPr>
            <w:rFonts w:ascii="Avenir Book" w:hAnsi="Avenir Book"/>
          </w:rPr>
          <w:t xml:space="preserve"> The ability of species to shift their distribution fast enough to keep pace with climate velocity is</w:t>
        </w:r>
      </w:ins>
      <w:ins w:id="15" w:author="M P" w:date="2014-03-23T13:28:00Z">
        <w:r w:rsidR="00EC2ADB">
          <w:rPr>
            <w:rFonts w:ascii="Avenir Book" w:hAnsi="Avenir Book"/>
          </w:rPr>
          <w:t xml:space="preserve"> a </w:t>
        </w:r>
      </w:ins>
      <w:ins w:id="16" w:author="M P" w:date="2014-03-23T13:27:00Z">
        <w:r w:rsidR="00EC2ADB">
          <w:rPr>
            <w:rFonts w:ascii="Avenir Book" w:hAnsi="Avenir Book"/>
          </w:rPr>
          <w:t>key factor determining which species survive climate change and which species do not</w:t>
        </w:r>
      </w:ins>
      <w:ins w:id="17" w:author="M P" w:date="2014-03-23T13:28:00Z">
        <w:r w:rsidR="00EC2ADB">
          <w:rPr>
            <w:rFonts w:ascii="Avenir Book" w:hAnsi="Avenir Book"/>
          </w:rPr>
          <w:t xml:space="preserve"> (Burrows et al. 2011; Zhou and Kot 2011).</w:t>
        </w:r>
      </w:ins>
      <w:ins w:id="18" w:author="M P" w:date="2014-03-23T13:27:00Z">
        <w:r w:rsidR="00EC2ADB">
          <w:rPr>
            <w:rFonts w:ascii="Avenir Book" w:hAnsi="Avenir Book"/>
          </w:rPr>
          <w:t xml:space="preserve"> </w:t>
        </w:r>
      </w:ins>
      <w:ins w:id="19" w:author="M P" w:date="2014-03-23T13:29:00Z">
        <w:r w:rsidR="00EC2ADB">
          <w:rPr>
            <w:rFonts w:ascii="Avenir Book" w:hAnsi="Avenir Book"/>
          </w:rPr>
          <w:t xml:space="preserve">Keeping pace with climate velocity involves dispersal, colonization, and other demographic considerations. </w:t>
        </w:r>
      </w:ins>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ins w:id="20" w:author="M P" w:date="2014-03-23T13:29:00Z">
        <w:r w:rsidR="00EC2ADB">
          <w:rPr>
            <w:rFonts w:ascii="Avenir Book" w:hAnsi="Avenir Book"/>
          </w:rPr>
          <w:t xml:space="preserve">however, </w:t>
        </w:r>
      </w:ins>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ins w:id="21" w:author="M P" w:date="2014-03-23T13:30:00Z">
        <w:r w:rsidR="00EC2ADB">
          <w:rPr>
            <w:rFonts w:ascii="Avenir Book" w:hAnsi="Avenir Book"/>
          </w:rPr>
          <w:t>, and other stressors</w:t>
        </w:r>
      </w:ins>
      <w:r w:rsidR="00575C48" w:rsidRPr="003B1C03">
        <w:rPr>
          <w:rFonts w:ascii="Avenir Book" w:hAnsi="Avenir Book"/>
        </w:rPr>
        <w:t xml:space="preserve"> </w:t>
      </w:r>
      <w:r w:rsidR="00575C48" w:rsidRPr="003B1C03">
        <w:rPr>
          <w:rFonts w:ascii="Avenir Book" w:hAnsi="Avenir Book"/>
        </w:rPr>
        <w:lastRenderedPageBreak/>
        <w:t xml:space="preserve">(Wilcove et al. 1998; Sala 2000). Previous empirical work has </w:t>
      </w:r>
      <w:ins w:id="22" w:author="M P" w:date="2014-03-23T13:31:00Z">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ins>
      <w:r w:rsidR="00575C48" w:rsidRPr="003B1C03">
        <w:rPr>
          <w:rFonts w:ascii="Avenir Book" w:hAnsi="Avenir Book"/>
        </w:rPr>
        <w:t>synergistic interactions (Ling et al. 2009)</w:t>
      </w:r>
      <w:ins w:id="23" w:author="M P" w:date="2014-03-05T11:24:00Z">
        <w:r w:rsidR="00760330">
          <w:rPr>
            <w:rFonts w:ascii="Avenir Book" w:hAnsi="Avenir Book"/>
          </w:rPr>
          <w:t xml:space="preserve">. </w:t>
        </w:r>
      </w:ins>
      <w:ins w:id="24" w:author="M P" w:date="2014-03-23T13:12:00Z">
        <w:r w:rsidR="00760330">
          <w:rPr>
            <w:rFonts w:ascii="Avenir Book" w:hAnsi="Avenir Book"/>
          </w:rPr>
          <w:t>S</w:t>
        </w:r>
      </w:ins>
      <w:r w:rsidR="00575C48" w:rsidRPr="00827C28">
        <w:rPr>
          <w:rFonts w:ascii="Avenir Book" w:hAnsi="Avenir Book"/>
        </w:rPr>
        <w:t xml:space="preserve">ynergistic interactions between warming temperatures, harvesting and connectivity have </w:t>
      </w:r>
      <w:ins w:id="25" w:author="M P" w:date="2014-03-23T13:12:00Z">
        <w:r w:rsidR="00760330">
          <w:rPr>
            <w:rFonts w:ascii="Avenir Book" w:hAnsi="Avenir Book"/>
          </w:rPr>
          <w:t xml:space="preserve">also </w:t>
        </w:r>
      </w:ins>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ins w:id="26" w:author="M P" w:date="2014-03-23T13:13:00Z">
        <w:r w:rsidR="00871DB8">
          <w:rPr>
            <w:rFonts w:ascii="Avenir Book" w:hAnsi="Avenir Book"/>
          </w:rPr>
          <w:t>understanding climate impacts</w:t>
        </w:r>
      </w:ins>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ins w:id="27" w:author="M P" w:date="2014-03-23T13:32:00Z">
        <w:r w:rsidR="00EC2ADB">
          <w:rPr>
            <w:rFonts w:ascii="Avenir Book" w:hAnsi="Avenir Book"/>
          </w:rPr>
          <w:t xml:space="preserve">, </w:t>
        </w:r>
      </w:ins>
      <w:r w:rsidRPr="003B1C03">
        <w:rPr>
          <w:rFonts w:ascii="Avenir Book" w:hAnsi="Avenir Book"/>
        </w:rPr>
        <w:t>reproducti</w:t>
      </w:r>
      <w:ins w:id="28" w:author="M P" w:date="2014-03-23T13:32:00Z">
        <w:r w:rsidR="00EC2ADB">
          <w:rPr>
            <w:rFonts w:ascii="Avenir Book" w:hAnsi="Avenir Book"/>
          </w:rPr>
          <w:t>on, and other</w:t>
        </w:r>
      </w:ins>
      <w:r w:rsidRPr="003B1C03">
        <w:rPr>
          <w:rFonts w:ascii="Avenir Book" w:hAnsi="Avenir Book"/>
        </w:rPr>
        <w:t xml:space="preserve"> processes </w:t>
      </w:r>
      <w:ins w:id="29" w:author="M P" w:date="2014-03-23T13:32:00Z">
        <w:r w:rsidR="00EC2ADB">
          <w:rPr>
            <w:rFonts w:ascii="Avenir Book" w:hAnsi="Avenir Book"/>
          </w:rPr>
          <w:t xml:space="preserve">important for determine population dynamics </w:t>
        </w:r>
      </w:ins>
      <w:r w:rsidRPr="003B1C03">
        <w:rPr>
          <w:rFonts w:ascii="Avenir Book" w:hAnsi="Avenir Book"/>
        </w:rPr>
        <w:t>(Kearney and Porter 2009; Zarnetske, Skelly, and Urban 2012; Robinson et al. 2011). Recent work on range shifts has addressed some of these gaps by explicitly including dispersal and reproduction (Berestycki et al. 2009; Zhou and Kot 2011). However these models only address one disturbance</w:t>
      </w:r>
      <w:ins w:id="30"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ins w:id="31" w:author="M P" w:date="2014-03-23T13:15:00Z">
        <w:r w:rsidR="00871DB8">
          <w:rPr>
            <w:rFonts w:ascii="Avenir Book" w:hAnsi="Avenir Book"/>
          </w:rPr>
          <w:t>has examined</w:t>
        </w:r>
        <w:r w:rsidR="00871DB8" w:rsidRPr="003B1C03">
          <w:rPr>
            <w:rFonts w:ascii="Avenir Book" w:hAnsi="Avenir Book"/>
          </w:rPr>
          <w:t xml:space="preserve"> </w:t>
        </w:r>
      </w:ins>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Botsford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ins w:id="32" w:author="M P" w:date="2014-03-23T13:16:00Z">
        <w:r w:rsidR="00871DB8">
          <w:rPr>
            <w:rFonts w:ascii="Avenir Book" w:hAnsi="Avenir Book"/>
          </w:rPr>
          <w:t>ally driven</w:t>
        </w:r>
      </w:ins>
      <w:r w:rsidR="00A22A2F">
        <w:rPr>
          <w:rFonts w:ascii="Avenir Book" w:hAnsi="Avenir Book"/>
        </w:rPr>
        <w:t xml:space="preserve"> varia</w:t>
      </w:r>
      <w:ins w:id="33" w:author="M P" w:date="2014-03-23T13:18:00Z">
        <w:r w:rsidR="00871DB8">
          <w:rPr>
            <w:rFonts w:ascii="Avenir Book" w:hAnsi="Avenir Book"/>
          </w:rPr>
          <w:t>tion</w:t>
        </w:r>
      </w:ins>
      <w:ins w:id="34" w:author="M P" w:date="2014-03-23T13:16:00Z">
        <w:r w:rsidR="00871DB8">
          <w:rPr>
            <w:rFonts w:ascii="Avenir Book" w:hAnsi="Avenir Book"/>
          </w:rPr>
          <w:t xml:space="preserve"> in population growth rates</w:t>
        </w:r>
      </w:ins>
      <w:r w:rsidR="00A22A2F">
        <w:rPr>
          <w:rFonts w:ascii="Avenir Book" w:hAnsi="Avenir Book"/>
        </w:rPr>
        <w:t xml:space="preserve">, and where possible, identifying </w:t>
      </w:r>
      <w:r w:rsidR="00FF5FB1">
        <w:rPr>
          <w:rFonts w:ascii="Avenir Book" w:hAnsi="Avenir Book"/>
        </w:rPr>
        <w:t xml:space="preserve">the </w:t>
      </w:r>
      <w:r w:rsidR="00FF5FB1">
        <w:rPr>
          <w:rFonts w:ascii="Avenir Book" w:hAnsi="Avenir Book"/>
        </w:rPr>
        <w:lastRenderedPageBreak/>
        <w:t>underlying interactions between fishing and climatic variability (Planque et al. 2011).</w:t>
      </w:r>
      <w:r w:rsidR="00575C48" w:rsidRPr="003B1C03">
        <w:rPr>
          <w:rFonts w:ascii="Avenir Book" w:hAnsi="Avenir Book"/>
        </w:rPr>
        <w:t xml:space="preserve"> </w:t>
      </w:r>
      <w:ins w:id="35" w:author="M P" w:date="2014-03-23T13:23:00Z">
        <w:r w:rsidR="00EC2ADB">
          <w:rPr>
            <w:rFonts w:ascii="Avenir Book" w:hAnsi="Avenir Book"/>
          </w:rPr>
          <w:t>Alternatively, other studies have examined the consequences of shifting species distributions for fisheries catch</w:t>
        </w:r>
      </w:ins>
      <w:ins w:id="36" w:author="M P" w:date="2014-03-23T13:24:00Z">
        <w:r w:rsidR="00EC2ADB">
          <w:rPr>
            <w:rFonts w:ascii="Avenir Book" w:hAnsi="Avenir Book"/>
          </w:rPr>
          <w:t xml:space="preserve"> or food webs (Cheung et al. 2010; Ainsworth et al. 2011). </w:t>
        </w:r>
      </w:ins>
      <w:ins w:id="37" w:author="M P" w:date="2014-03-23T13:26:00Z">
        <w:r w:rsidR="00EC2ADB">
          <w:rPr>
            <w:rFonts w:ascii="Avenir Book" w:hAnsi="Avenir Book"/>
          </w:rPr>
          <w:t>However, no studies</w:t>
        </w:r>
      </w:ins>
      <w:ins w:id="38" w:author="M P" w:date="2014-03-23T13:32:00Z">
        <w:r w:rsidR="00F600B0">
          <w:rPr>
            <w:rFonts w:ascii="Avenir Book" w:hAnsi="Avenir Book"/>
          </w:rPr>
          <w:t xml:space="preserve"> to date</w:t>
        </w:r>
      </w:ins>
      <w:ins w:id="39" w:author="M P" w:date="2014-03-23T13:26:00Z">
        <w:r w:rsidR="00EC2ADB">
          <w:rPr>
            <w:rFonts w:ascii="Avenir Book" w:hAnsi="Avenir Book"/>
          </w:rPr>
          <w:t xml:space="preserve"> have </w:t>
        </w:r>
      </w:ins>
      <w:ins w:id="40" w:author="M P" w:date="2014-03-23T13:33:00Z">
        <w:r w:rsidR="00F600B0">
          <w:rPr>
            <w:rFonts w:ascii="Avenir Book" w:hAnsi="Avenir Book"/>
          </w:rPr>
          <w:t xml:space="preserve">explicitly </w:t>
        </w:r>
      </w:ins>
      <w:ins w:id="41" w:author="M P" w:date="2014-03-23T13:26:00Z">
        <w:r w:rsidR="00EC2ADB">
          <w:rPr>
            <w:rFonts w:ascii="Avenir Book" w:hAnsi="Avenir Book"/>
          </w:rPr>
          <w:t xml:space="preserve">examined whether, or how, fisheries affect that ability of species to keep pace with climate velocity. </w:t>
        </w:r>
      </w:ins>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ins w:id="42" w:author="M P" w:date="2014-03-23T13:33:00Z">
        <w:r w:rsidR="00F600B0">
          <w:rPr>
            <w:rFonts w:ascii="Avenir Book" w:hAnsi="Avenir Book"/>
          </w:rPr>
          <w:t xml:space="preserve">relatively </w:t>
        </w:r>
      </w:ins>
      <w:r w:rsidR="00D06764" w:rsidRPr="00BE4CF8">
        <w:rPr>
          <w:rFonts w:ascii="Avenir Book" w:hAnsi="Avenir Book"/>
        </w:rPr>
        <w:t xml:space="preserve">simple model that </w:t>
      </w:r>
      <w:ins w:id="43" w:author="M P" w:date="2014-03-23T13:38:00Z">
        <w:r w:rsidR="00820BC4">
          <w:rPr>
            <w:rFonts w:ascii="Avenir Book" w:hAnsi="Avenir Book"/>
          </w:rPr>
          <w:t>captures the dominant</w:t>
        </w:r>
      </w:ins>
      <w:r w:rsidRPr="00E75A47">
        <w:rPr>
          <w:rFonts w:ascii="Avenir Book" w:hAnsi="Avenir Book"/>
        </w:rPr>
        <w:t xml:space="preserve"> </w:t>
      </w:r>
      <w:ins w:id="44" w:author="M P" w:date="2014-03-23T13:38:00Z">
        <w:r w:rsidR="00820BC4">
          <w:rPr>
            <w:rFonts w:ascii="Avenir Book" w:hAnsi="Avenir Book"/>
          </w:rPr>
          <w:t>process</w:t>
        </w:r>
      </w:ins>
      <w:ins w:id="45" w:author="M P" w:date="2014-03-23T13:39:00Z">
        <w:r w:rsidR="00820BC4">
          <w:rPr>
            <w:rFonts w:ascii="Avenir Book" w:hAnsi="Avenir Book"/>
          </w:rPr>
          <w:t>es underlying</w:t>
        </w:r>
      </w:ins>
      <w:r w:rsidR="00D06764" w:rsidRPr="00A53F62">
        <w:rPr>
          <w:rFonts w:ascii="Avenir Book" w:hAnsi="Avenir Book"/>
        </w:rPr>
        <w:t xml:space="preserve"> climate-driven range shifts </w:t>
      </w:r>
      <w:ins w:id="46" w:author="M P" w:date="2014-03-23T13:39:00Z">
        <w:r w:rsidR="00820BC4">
          <w:rPr>
            <w:rFonts w:ascii="Avenir Book" w:hAnsi="Avenir Book"/>
          </w:rPr>
          <w:t>and population responses to</w:t>
        </w:r>
      </w:ins>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ins w:id="47" w:author="M P" w:date="2014-03-23T13:34:00Z">
        <w:r w:rsidR="0016690B">
          <w:rPr>
            <w:rFonts w:ascii="Avenir Book" w:hAnsi="Avenir Book"/>
          </w:rPr>
          <w:t xml:space="preserve"> </w:t>
        </w:r>
        <w:r w:rsidR="0016690B" w:rsidRPr="003B1C03">
          <w:rPr>
            <w:rFonts w:ascii="Avenir Book" w:hAnsi="Avenir Book"/>
          </w:rPr>
          <w:t>(Fordham et al. 2013; Hastings et al. 2005)</w:t>
        </w:r>
      </w:ins>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ins w:id="48" w:author="M P" w:date="2014-03-23T13:34:00Z">
        <w:r w:rsidR="0016690B">
          <w:rPr>
            <w:rFonts w:ascii="Avenir Book" w:hAnsi="Avenir Book"/>
          </w:rPr>
          <w:t xml:space="preserve"> could</w:t>
        </w:r>
      </w:ins>
      <w:r w:rsidR="00414D95" w:rsidRPr="003B1C03">
        <w:rPr>
          <w:rFonts w:ascii="Avenir Book" w:hAnsi="Avenir Book"/>
        </w:rPr>
        <w:t xml:space="preserve"> </w:t>
      </w:r>
      <w:r w:rsidR="001F5963" w:rsidRPr="003B1C03">
        <w:rPr>
          <w:rFonts w:ascii="Avenir Book" w:hAnsi="Avenir Book"/>
        </w:rPr>
        <w:t>also appl</w:t>
      </w:r>
      <w:ins w:id="49" w:author="M P" w:date="2014-03-23T13:34:00Z">
        <w:r w:rsidR="0016690B">
          <w:rPr>
            <w:rFonts w:ascii="Avenir Book" w:hAnsi="Avenir Book"/>
          </w:rPr>
          <w:t>y</w:t>
        </w:r>
      </w:ins>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ins w:id="50" w:author="M P" w:date="2014-03-23T13:34:00Z">
        <w:r w:rsidR="0016690B">
          <w:rPr>
            <w:rFonts w:ascii="Avenir Book" w:hAnsi="Avenir Book"/>
          </w:rPr>
          <w:t>derive</w:t>
        </w:r>
        <w:r w:rsidR="0016690B" w:rsidRPr="003B1C03">
          <w:rPr>
            <w:rFonts w:ascii="Avenir Book" w:hAnsi="Avenir Book"/>
          </w:rPr>
          <w:t xml:space="preserve"> </w:t>
        </w:r>
      </w:ins>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Hannah et al. 2007). We find that </w:t>
      </w:r>
      <w:ins w:id="51" w:author="M P" w:date="2014-03-23T13:36:00Z">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lastRenderedPageBreak/>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ins>
      <w:ins w:id="52" w:author="M P" w:date="2014-03-23T13:37:00Z">
        <w:r w:rsidR="0016690B">
          <w:rPr>
            <w:rFonts w:ascii="Avenir Book" w:hAnsi="Avenir Book"/>
          </w:rPr>
          <w:t xml:space="preserve">In contrast, </w:t>
        </w:r>
      </w:ins>
      <w:r w:rsidRPr="003B1C03">
        <w:rPr>
          <w:rFonts w:ascii="Avenir Book" w:hAnsi="Avenir Book"/>
        </w:rPr>
        <w:t>threshold harvesting rules</w:t>
      </w:r>
      <w:ins w:id="53" w:author="M P" w:date="2014-03-23T13:37:00Z">
        <w:r w:rsidR="0016690B">
          <w:rPr>
            <w:rFonts w:ascii="Avenir Book" w:hAnsi="Avenir Book"/>
          </w:rPr>
          <w:t xml:space="preserve"> have a fundamentally different effect and largely</w:t>
        </w:r>
      </w:ins>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54" w:name="methods"/>
      <w:r w:rsidRPr="003B1C03">
        <w:rPr>
          <w:rFonts w:ascii="Avenir Book" w:hAnsi="Avenir Book"/>
          <w:color w:val="auto"/>
        </w:rPr>
        <w:t>Methods</w:t>
      </w:r>
    </w:p>
    <w:bookmarkEnd w:id="54"/>
    <w:p w14:paraId="47F77646" w14:textId="4B8C1681"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ins w:id="55" w:author="M P" w:date="2014-03-23T13:37:00Z">
        <w:r w:rsidR="00820BC4">
          <w:rPr>
            <w:rFonts w:ascii="Avenir Book" w:hAnsi="Avenir Book"/>
          </w:rPr>
          <w:t>its</w:t>
        </w:r>
        <w:r w:rsidR="00820BC4" w:rsidRPr="003B1C03">
          <w:rPr>
            <w:rFonts w:ascii="Avenir Book" w:hAnsi="Avenir Book"/>
          </w:rPr>
          <w:t xml:space="preserve"> </w:t>
        </w:r>
      </w:ins>
      <w:r w:rsidRPr="003B1C03">
        <w:rPr>
          <w:rFonts w:ascii="Avenir Book" w:hAnsi="Avenir Book"/>
        </w:rPr>
        <w:t xml:space="preserve">inability to reproduce outside of that area, </w:t>
      </w:r>
      <w:ins w:id="56" w:author="M P" w:date="2014-03-23T13:41:00Z">
        <w:r w:rsidR="000A40EF">
          <w:rPr>
            <w:rFonts w:ascii="Avenir Book" w:hAnsi="Avenir Book"/>
          </w:rPr>
          <w:t>an approach</w:t>
        </w:r>
        <w:r w:rsidR="000A40EF" w:rsidRPr="003B1C03">
          <w:rPr>
            <w:rFonts w:ascii="Avenir Book" w:hAnsi="Avenir Book"/>
          </w:rPr>
          <w:t xml:space="preserve"> </w:t>
        </w:r>
      </w:ins>
      <w:r w:rsidRPr="003B1C03">
        <w:rPr>
          <w:rFonts w:ascii="Avenir Book" w:hAnsi="Avenir Book"/>
        </w:rPr>
        <w:t>introduced by Zhou and Kot (2011). This viable habitat patch (hereafter ‘patch’) shift</w:t>
      </w:r>
      <w:r w:rsidR="00E53915">
        <w:rPr>
          <w:rFonts w:ascii="Avenir Book" w:hAnsi="Avenir Book"/>
        </w:rPr>
        <w:t>ed</w:t>
      </w:r>
      <w:r w:rsidRPr="00E53915">
        <w:rPr>
          <w:rFonts w:ascii="Avenir Book" w:hAnsi="Avenir Book"/>
        </w:rPr>
        <w:t xml:space="preserve"> at a fixed velocity</w:t>
      </w:r>
      <w:ins w:id="57" w:author="M P" w:date="2014-03-23T13:42:00Z">
        <w:r w:rsidR="000A40EF">
          <w:rPr>
            <w:rFonts w:ascii="Avenir Book" w:hAnsi="Avenir Book"/>
          </w:rPr>
          <w:t xml:space="preserve">. We then extend the basic model to include </w:t>
        </w:r>
      </w:ins>
      <w:r w:rsidRPr="00E53915">
        <w:rPr>
          <w:rFonts w:ascii="Avenir Book" w:hAnsi="Avenir Book"/>
        </w:rPr>
        <w:t xml:space="preserve">harvest </w:t>
      </w:r>
      <w:ins w:id="58" w:author="M P" w:date="2014-03-23T13:42:00Z">
        <w:r w:rsidR="000A40EF">
          <w:rPr>
            <w:rFonts w:ascii="Avenir Book" w:hAnsi="Avenir Book"/>
          </w:rPr>
          <w:t xml:space="preserve">that </w:t>
        </w:r>
      </w:ins>
      <w:ins w:id="59" w:author="Eleanor Brush" w:date="2014-03-27T15:09:00Z">
        <w:r w:rsidR="00510AFE" w:rsidRPr="00E53915">
          <w:rPr>
            <w:rFonts w:ascii="Avenir Book" w:hAnsi="Avenir Book"/>
          </w:rPr>
          <w:t>occur</w:t>
        </w:r>
        <w:r w:rsidR="00510AFE">
          <w:rPr>
            <w:rFonts w:ascii="Avenir Book" w:hAnsi="Avenir Book"/>
          </w:rPr>
          <w:t>s</w:t>
        </w:r>
      </w:ins>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60" w:name="the-model"/>
      <w:r w:rsidRPr="00A53F62">
        <w:rPr>
          <w:rFonts w:ascii="Avenir Book" w:hAnsi="Avenir Book"/>
          <w:color w:val="auto"/>
        </w:rPr>
        <w:t xml:space="preserve">The Model </w:t>
      </w:r>
    </w:p>
    <w:bookmarkEnd w:id="60"/>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ins w:id="61" w:author="M P" w:date="2014-03-23T13:44:00Z">
        <w:r w:rsidR="007B4BEA">
          <w:rPr>
            <w:rFonts w:ascii="Avenir Book" w:hAnsi="Avenir Book"/>
          </w:rPr>
          <w:t>,</w:t>
        </w:r>
      </w:ins>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w:t>
      </w:r>
      <w:r w:rsidRPr="00827C28">
        <w:rPr>
          <w:rFonts w:ascii="Avenir Book" w:hAnsi="Avenir Book"/>
        </w:rPr>
        <w:lastRenderedPageBreak/>
        <w:t xml:space="preserve">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510AFE">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r>
                      <m:rPr>
                        <m:sty m:val="p"/>
                      </m:rPr>
                      <w:rPr>
                        <w:rStyle w:val="CommentReference"/>
                        <w:rFonts w:ascii="Cambria Math" w:hAnsi="Cambria Math"/>
                      </w:rPr>
                      <w:annotationRef/>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r w:rsidRPr="003B1C03">
        <w:rPr>
          <w:rFonts w:ascii="Avenir Book" w:hAnsi="Avenir Book"/>
        </w:rPr>
        <w:t xml:space="preserve">where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m:oMath>
        <m:r>
          <w:rPr>
            <w:rFonts w:ascii="Cambria Math" w:hAnsi="Cambria Math"/>
          </w:rPr>
          <m:t>g(n)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r w:rsidRPr="003B1C03">
        <w:rPr>
          <w:rFonts w:ascii="Avenir Book" w:hAnsi="Avenir Book"/>
        </w:rPr>
        <w:t xml:space="preserve">Beverton-Holt stock-recruitment function for </w:t>
      </w:r>
      <m:oMath>
        <m:r>
          <w:rPr>
            <w:rFonts w:ascii="Cambria Math" w:hAnsi="Cambria Math"/>
          </w:rPr>
          <m:t>f(n)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r w:rsidRPr="003B1C03">
        <w:rPr>
          <w:rFonts w:ascii="Avenir Book" w:hAnsi="Avenir Book"/>
        </w:rPr>
        <w:t xml:space="preserve">which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62"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w:t>
      </w:r>
      <w:r w:rsidR="0004324C" w:rsidRPr="00E53915">
        <w:rPr>
          <w:rFonts w:ascii="Avenir Book" w:eastAsiaTheme="minorEastAsia" w:hAnsi="Avenir Book"/>
        </w:rPr>
        <w:lastRenderedPageBreak/>
        <w:t>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atore,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2A1F4613" w:rsidR="00232ABD" w:rsidRDefault="00575C48" w:rsidP="00AD2D55">
      <w:pPr>
        <w:spacing w:line="480" w:lineRule="auto"/>
        <w:rPr>
          <w:ins w:id="63" w:author="M P" w:date="2014-03-23T13:52:00Z"/>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64" w:author="M P" w:date="2014-03-06T10:35:00Z">
        <w:r w:rsidR="00E84496" w:rsidRPr="003B1C03">
          <w:rPr>
            <w:rFonts w:ascii="Avenir Book" w:hAnsi="Avenir Book"/>
          </w:rPr>
          <w:t>.</w:t>
        </w:r>
      </w:ins>
      <w:r w:rsidRPr="003B1C03">
        <w:rPr>
          <w:rFonts w:ascii="Avenir Book" w:hAnsi="Avenir Book"/>
        </w:rPr>
        <w:t xml:space="preserve"> </w:t>
      </w:r>
      <w:ins w:id="65" w:author="M P" w:date="2014-03-23T13:51:00Z">
        <w:r w:rsidR="00232ABD">
          <w:rPr>
            <w:rFonts w:ascii="Avenir Book" w:hAnsi="Avenir Book"/>
          </w:rPr>
          <w:t>To examine sensitivity to the shape of the kernel, we also present a</w:t>
        </w:r>
      </w:ins>
      <w:r w:rsidRPr="00827C28">
        <w:rPr>
          <w:rFonts w:ascii="Avenir Book" w:hAnsi="Avenir Book"/>
        </w:rPr>
        <w:t>nalytical results for a separable sinusoidal kernel in Appendix A.4</w:t>
      </w:r>
      <w:ins w:id="66" w:author="M P" w:date="2014-03-23T13:51:00Z">
        <w:r w:rsidR="00232ABD">
          <w:rPr>
            <w:rFonts w:ascii="Avenir Book" w:hAnsi="Avenir Book"/>
          </w:rPr>
          <w:t xml:space="preserve"> and describe below results from </w:t>
        </w:r>
      </w:ins>
      <w:r w:rsidRPr="00E53915">
        <w:rPr>
          <w:rFonts w:ascii="Avenir Book" w:hAnsi="Avenir Book"/>
        </w:rPr>
        <w:t xml:space="preserve">simulations </w:t>
      </w:r>
      <w:ins w:id="67" w:author="M P" w:date="2014-03-23T13:52:00Z">
        <w:r w:rsidR="00232ABD">
          <w:rPr>
            <w:rFonts w:ascii="Avenir Book" w:hAnsi="Avenir Book"/>
          </w:rPr>
          <w:t>with</w:t>
        </w:r>
      </w:ins>
      <w:r w:rsidRPr="00E53915">
        <w:rPr>
          <w:rFonts w:ascii="Avenir Book" w:hAnsi="Avenir Book"/>
        </w:rPr>
        <w:t xml:space="preserve"> </w:t>
      </w:r>
      <w:ins w:id="68" w:author="M P" w:date="2014-03-23T13:52:00Z">
        <w:r w:rsidR="00232ABD">
          <w:rPr>
            <w:rFonts w:ascii="Avenir Book" w:hAnsi="Avenir Book"/>
          </w:rPr>
          <w:t xml:space="preserve">a </w:t>
        </w:r>
      </w:ins>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ins w:id="69" w:author="M P" w:date="2014-03-23T13:52:00Z">
        <w:r w:rsidR="00232ABD">
          <w:rPr>
            <w:rFonts w:ascii="Avenir Book" w:hAnsi="Avenir Book"/>
          </w:rPr>
          <w:t xml:space="preserve">population </w:t>
        </w:r>
      </w:ins>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510AFE"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510AFE"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r w:rsidRPr="003B1C03">
        <w:rPr>
          <w:rFonts w:ascii="Avenir Book" w:hAnsi="Avenir Book"/>
        </w:rPr>
        <w:t xml:space="preserve">where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510AFE"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r w:rsidRPr="003B1C03">
        <w:rPr>
          <w:rFonts w:ascii="Avenir Book" w:hAnsi="Avenir Book"/>
        </w:rPr>
        <w:t>(Latore, Gould, and Mortimer 1998).</w:t>
      </w:r>
    </w:p>
    <w:p w14:paraId="5432426A" w14:textId="77777777" w:rsidR="00917458" w:rsidRPr="00BD294E" w:rsidRDefault="00575C48" w:rsidP="00AD2D55">
      <w:pPr>
        <w:pStyle w:val="Heading2"/>
        <w:spacing w:line="480" w:lineRule="auto"/>
        <w:rPr>
          <w:rFonts w:ascii="Avenir Book" w:hAnsi="Avenir Book"/>
          <w:color w:val="auto"/>
          <w:sz w:val="28"/>
        </w:rPr>
      </w:pPr>
      <w:bookmarkStart w:id="70" w:name="persistence"/>
      <w:r w:rsidRPr="00580DD8">
        <w:rPr>
          <w:rFonts w:ascii="Avenir Book" w:hAnsi="Avenir Book"/>
          <w:color w:val="auto"/>
          <w:sz w:val="28"/>
        </w:rPr>
        <w:lastRenderedPageBreak/>
        <w:t xml:space="preserve">Persistence </w:t>
      </w:r>
    </w:p>
    <w:bookmarkEnd w:id="70"/>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510AFE"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ins w:id="71" w:author="M P" w:date="2014-03-23T13:58:00Z">
        <w:r w:rsidR="003B66AF">
          <w:rPr>
            <w:rFonts w:ascii="Avenir Book" w:hAnsi="Avenir Book"/>
          </w:rPr>
          <w:t xml:space="preserve">however, </w:t>
        </w:r>
      </w:ins>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510AFE"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m:t>
                </m:r>
                <w:ins w:id="72" w:author="Eleanor Brush" w:date="2014-03-27T11:25:00Z">
                  <m:r>
                    <w:rPr>
                      <w:rFonts w:ascii="Cambria Math" w:hAnsi="Cambria Math"/>
                    </w:rPr>
                    <m:t>(</m:t>
                  </m:r>
                </w:ins>
                <m:r>
                  <w:rPr>
                    <w:rFonts w:ascii="Cambria Math" w:hAnsi="Cambria Math"/>
                  </w:rPr>
                  <m:t>⟨d⟩,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r w:rsidRPr="003B1C03">
        <w:rPr>
          <w:rFonts w:ascii="Avenir Book" w:hAnsi="Avenir Book"/>
        </w:rPr>
        <w:t xml:space="preserve">where </w:t>
      </w:r>
      <w:ins w:id="73" w:author="Emma Fuller" w:date="2014-03-14T16:17:00Z">
        <m:oMath>
          <m:r>
            <w:rPr>
              <w:rFonts w:ascii="Cambria Math" w:hAnsi="Cambria Math"/>
            </w:rPr>
            <m:t>g</m:t>
          </m:r>
        </m:oMath>
      </w:ins>
      <w:r w:rsidRPr="003B1C03">
        <w:rPr>
          <w:rFonts w:ascii="Avenir Book" w:hAnsi="Avenir Book"/>
        </w:rPr>
        <w:t xml:space="preserve"> is a decreasing function of the length of the viable patch and the intrinsic growth rate</w:t>
      </w:r>
      <w:ins w:id="74" w:author="Eleanor Brush" w:date="2014-03-27T11:25:00Z">
        <w:r w:rsidR="00025C3A">
          <w:rPr>
            <w:rFonts w:ascii="Avenir Book" w:hAnsi="Avenir Book"/>
          </w:rPr>
          <w:t xml:space="preserve"> and </w:t>
        </w:r>
      </w:ins>
      <w:ins w:id="75" w:author="Eleanor Brush" w:date="2014-03-27T11:26:00Z">
        <m:oMath>
          <m:r>
            <w:rPr>
              <w:rFonts w:ascii="Cambria Math" w:hAnsi="Cambria Math"/>
            </w:rPr>
            <m:t>q</m:t>
          </m:r>
        </m:oMath>
        <w:r w:rsidR="00025C3A">
          <w:rPr>
            <w:rFonts w:ascii="Avenir Book" w:eastAsiaTheme="minorEastAsia" w:hAnsi="Avenir Book"/>
          </w:rPr>
          <w:t xml:space="preserve"> describes the dependence on the other parameters</w:t>
        </w:r>
      </w:ins>
      <w:r w:rsidRPr="003B1C03">
        <w:rPr>
          <w:rFonts w:ascii="Avenir Book" w:hAnsi="Avenir Book"/>
        </w:rPr>
        <w:t>.</w:t>
      </w:r>
      <w:ins w:id="76" w:author="Eleanor Brush" w:date="2014-03-27T11:27:00Z">
        <w:r w:rsidR="00025C3A">
          <w:rPr>
            <w:rFonts w:ascii="Avenir Book" w:hAnsi="Avenir Book"/>
          </w:rPr>
          <w:t xml:space="preserve"> </w:t>
        </w:r>
      </w:ins>
    </w:p>
    <w:p w14:paraId="1148DD49" w14:textId="77777777" w:rsidR="00917458" w:rsidRPr="00BE4CF8" w:rsidRDefault="00575C48" w:rsidP="00AD2D55">
      <w:pPr>
        <w:pStyle w:val="Heading2"/>
        <w:spacing w:line="480" w:lineRule="auto"/>
        <w:rPr>
          <w:rFonts w:ascii="Avenir Book" w:hAnsi="Avenir Book"/>
          <w:color w:val="auto"/>
          <w:sz w:val="28"/>
        </w:rPr>
      </w:pPr>
      <w:bookmarkStart w:id="77"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77"/>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ins w:id="78" w:author="Emma Fuller" w:date="2014-03-14T16:22:00Z">
        <w:r w:rsidR="00854954">
          <w:rPr>
            <w:rFonts w:ascii="Avenir Book" w:hAnsi="Avenir Book"/>
          </w:rPr>
          <w:t>5</w:t>
        </w:r>
      </w:ins>
      <w:r w:rsidRPr="00BE1D72">
        <w:rPr>
          <w:rFonts w:ascii="Avenir Book" w:hAnsi="Avenir Book"/>
        </w:rPr>
        <w:t xml:space="preserve"> and</w:t>
      </w:r>
      <w:ins w:id="79" w:author="Emma Fuller" w:date="2014-03-14T16:22:00Z">
        <w:r w:rsidR="00854954">
          <w:rPr>
            <w:rFonts w:ascii="Avenir Book" w:hAnsi="Avenir Book"/>
          </w:rPr>
          <w:t xml:space="preserve"> 6</w:t>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510AFE"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ins w:id="80" w:author="M P" w:date="2014-03-23T14:00:00Z">
        <w:r w:rsidR="003B66AF">
          <w:rPr>
            <w:rFonts w:ascii="Avenir Book" w:hAnsi="Avenir Book"/>
          </w:rPr>
          <w:t>decline</w:t>
        </w:r>
        <w:r w:rsidR="003B66AF" w:rsidRPr="00E53915">
          <w:rPr>
            <w:rFonts w:ascii="Avenir Book" w:hAnsi="Avenir Book"/>
          </w:rPr>
          <w:t xml:space="preserve"> </w:t>
        </w:r>
      </w:ins>
      <w:r w:rsidRPr="00E53915">
        <w:rPr>
          <w:rFonts w:ascii="Avenir Book" w:hAnsi="Avenir Book"/>
        </w:rPr>
        <w:t xml:space="preserve">caused by both stressors would be the sum of the </w:t>
      </w:r>
      <w:ins w:id="81" w:author="M P" w:date="2014-03-23T14:00:00Z">
        <w:r w:rsidR="003B66AF">
          <w:rPr>
            <w:rFonts w:ascii="Avenir Book" w:hAnsi="Avenir Book"/>
          </w:rPr>
          <w:t>declines</w:t>
        </w:r>
        <w:r w:rsidR="003B66AF" w:rsidRPr="00E75A47">
          <w:rPr>
            <w:rFonts w:ascii="Avenir Book" w:hAnsi="Avenir Book"/>
          </w:rPr>
          <w:t xml:space="preserve"> </w:t>
        </w:r>
      </w:ins>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ins w:id="82" w:author="M P" w:date="2014-03-23T14:00:00Z">
        <w:r w:rsidR="003B66AF" w:rsidRPr="003B66AF">
          <w:rPr>
            <w:rFonts w:ascii="Avenir Book" w:hAnsi="Avenir Book"/>
          </w:rPr>
          <w:t xml:space="preserve"> </w:t>
        </w:r>
        <w:r w:rsidR="003B66AF" w:rsidRPr="00E53915">
          <w:rPr>
            <w:rFonts w:ascii="Avenir Book" w:hAnsi="Avenir Book"/>
          </w:rPr>
          <w:t>and synergy is positive</w:t>
        </w:r>
      </w:ins>
      <w:r w:rsidRPr="00E53915">
        <w:rPr>
          <w:rFonts w:ascii="Avenir Book" w:hAnsi="Avenir Book"/>
        </w:rPr>
        <w:t>, the effect of both stressors is greater than we would expect from considering either stressor individually. If the stressors alleviate each other</w:t>
      </w:r>
      <w:ins w:id="83" w:author="M P" w:date="2014-03-23T14:00:00Z">
        <w:r w:rsidR="003B66AF" w:rsidRPr="003B66AF">
          <w:rPr>
            <w:rFonts w:ascii="Avenir Book" w:hAnsi="Avenir Book"/>
          </w:rPr>
          <w:t xml:space="preserve"> </w:t>
        </w:r>
        <w:r w:rsidR="003B66AF" w:rsidRPr="00E53915">
          <w:rPr>
            <w:rFonts w:ascii="Avenir Book" w:hAnsi="Avenir Book"/>
          </w:rPr>
          <w:t>and synergy is negative</w:t>
        </w:r>
      </w:ins>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4" w:name="simulations"/>
      <w:r w:rsidRPr="00A53F62">
        <w:rPr>
          <w:rFonts w:ascii="Avenir Book" w:hAnsi="Avenir Book"/>
          <w:color w:val="auto"/>
          <w:sz w:val="28"/>
        </w:rPr>
        <w:t xml:space="preserve">Simulations </w:t>
      </w:r>
    </w:p>
    <w:bookmarkEnd w:id="84"/>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r w:rsidRPr="003B1C03">
        <w:rPr>
          <w:rFonts w:ascii="Avenir Book" w:hAnsi="Avenir Book"/>
        </w:rPr>
        <w:t xml:space="preserve">a commonly used model of </w:t>
      </w:r>
      <w:r w:rsidR="00601904" w:rsidRPr="003B1C03">
        <w:rPr>
          <w:rFonts w:ascii="Avenir Book" w:hAnsi="Avenir Book"/>
        </w:rPr>
        <w:t xml:space="preserve">marine </w:t>
      </w:r>
      <w:r w:rsidRPr="003B1C03">
        <w:rPr>
          <w:rFonts w:ascii="Avenir Book" w:hAnsi="Avenir Book"/>
        </w:rPr>
        <w:t>larval dispersal (</w:t>
      </w:r>
      <w:r w:rsidR="005E1AEE" w:rsidRPr="00827C28">
        <w:rPr>
          <w:rFonts w:ascii="Avenir Book" w:hAnsi="Avenir Book"/>
        </w:rPr>
        <w:t>Botsford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population at each point in space to determine how much harvesting should occur. If the population abundance was below the designated </w:t>
      </w:r>
      <w:commentRangeStart w:id="85"/>
      <w:r w:rsidRPr="00E53915">
        <w:rPr>
          <w:rFonts w:ascii="Avenir Book" w:hAnsi="Avenir Book"/>
        </w:rPr>
        <w:t>threshold</w:t>
      </w:r>
      <w:commentRangeEnd w:id="85"/>
      <w:r w:rsidR="0087329C">
        <w:rPr>
          <w:rStyle w:val="CommentReference"/>
        </w:rPr>
        <w:commentReference w:id="85"/>
      </w:r>
      <w:r w:rsidRPr="00E53915">
        <w:rPr>
          <w:rFonts w:ascii="Avenir Book" w:hAnsi="Avenir Book"/>
        </w:rPr>
        <w:t>,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designed to meet either </w:t>
      </w:r>
      <w:r w:rsidR="00575C48" w:rsidRPr="00E75A47">
        <w:rPr>
          <w:rFonts w:ascii="Avenir Book" w:hAnsi="Avenir Book"/>
        </w:rPr>
        <w:lastRenderedPageBreak/>
        <w:t xml:space="preserve">fishery management or conservation goals (Agardy 1994; Holland and Brazee 1996; Gaines, White, et al. 2010), thus their spacing and size differ. Fisheries-oriented MPAs are often designed such that they maximize adult spillover 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86"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87" w:name="interactions-between-stressors"/>
      <w:bookmarkEnd w:id="86"/>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87"/>
    <w:p w14:paraId="2CEC46AD" w14:textId="7186FCD3" w:rsidR="00917458" w:rsidRPr="00E53915" w:rsidRDefault="00E74E13" w:rsidP="00AD2D55">
      <w:pPr>
        <w:spacing w:line="480" w:lineRule="auto"/>
        <w:rPr>
          <w:rFonts w:ascii="Avenir Book" w:hAnsi="Avenir Book"/>
        </w:rPr>
      </w:pPr>
      <w:ins w:id="88" w:author="M P" w:date="2014-03-23T14:05:00Z">
        <w:r>
          <w:rPr>
            <w:rFonts w:ascii="Avenir Book" w:hAnsi="Avenir Book"/>
          </w:rPr>
          <w:t>We find that t</w:t>
        </w:r>
      </w:ins>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ins w:id="89" w:author="M P" w:date="2014-03-23T14:05:00Z">
        <w:r>
          <w:rPr>
            <w:rFonts w:ascii="Avenir Book" w:hAnsi="Avenir Book"/>
          </w:rPr>
          <w:t>, as would be expected from interacting stressors</w:t>
        </w:r>
      </w:ins>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w:t>
      </w:r>
      <w:r w:rsidR="00B51ECC" w:rsidRPr="003B1C03">
        <w:rPr>
          <w:rFonts w:ascii="Avenir Book" w:hAnsi="Avenir Book"/>
        </w:rPr>
        <w:lastRenderedPageBreak/>
        <w:t>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 their critical rates</w:t>
      </w:r>
      <w:ins w:id="90" w:author="M P" w:date="2014-03-23T14:05:00Z">
        <w:r w:rsidR="00E74E13">
          <w:rPr>
            <w:rFonts w:ascii="Avenir Book" w:hAnsi="Avenir Book"/>
          </w:rPr>
          <w:t>,</w:t>
        </w:r>
      </w:ins>
      <w:ins w:id="91"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ins w:id="92" w:author="M P" w:date="2014-03-23T14:06:00Z">
        <w:r w:rsidR="00E74E13">
          <w:rPr>
            <w:rFonts w:ascii="Avenir Book" w:hAnsi="Avenir Book"/>
          </w:rPr>
          <w:t>or</w:t>
        </w:r>
      </w:ins>
      <w:r w:rsidRPr="00E53915">
        <w:rPr>
          <w:rFonts w:ascii="Avenir Book" w:hAnsi="Avenir Book"/>
        </w:rPr>
        <w:t xml:space="preserve"> the</w:t>
      </w:r>
      <w:ins w:id="93" w:author="M P" w:date="2014-03-23T14:06:00Z">
        <w:r w:rsidR="00E74E13">
          <w:rPr>
            <w:rFonts w:ascii="Avenir Book" w:hAnsi="Avenir Book"/>
          </w:rPr>
          <w:t xml:space="preserve"> rate of</w:t>
        </w:r>
      </w:ins>
      <w:r w:rsidRPr="00E53915">
        <w:rPr>
          <w:rFonts w:ascii="Avenir Book" w:hAnsi="Avenir Book"/>
        </w:rPr>
        <w:t xml:space="preserve"> environment</w:t>
      </w:r>
      <w:r w:rsidR="00B51ECC" w:rsidRPr="00E75A47">
        <w:rPr>
          <w:rFonts w:ascii="Avenir Book" w:hAnsi="Avenir Book"/>
        </w:rPr>
        <w:t>al shift</w:t>
      </w:r>
      <w:ins w:id="94" w:author="M P" w:date="2014-03-23T14:06:00Z">
        <w:r w:rsidR="00E74E13">
          <w:rPr>
            <w:rFonts w:ascii="Avenir Book" w:hAnsi="Avenir Book"/>
          </w:rPr>
          <w:t xml:space="preserve"> increases</w:t>
        </w:r>
      </w:ins>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ins w:id="95" w:author="M P" w:date="2014-03-23T14:07:00Z">
        <w:r w:rsidR="00E74E13">
          <w:rPr>
            <w:rFonts w:ascii="Avenir Book" w:hAnsi="Avenir Book"/>
          </w:rPr>
          <w:t xml:space="preserve"> (</w:t>
        </w:r>
      </w:ins>
      <m:oMath>
        <m:sSub>
          <m:sSubPr>
            <m:ctrlPr>
              <w:rPr>
                <w:rFonts w:ascii="Cambria Math" w:hAnsi="Cambria Math"/>
              </w:rPr>
            </m:ctrlPr>
          </m:sSubPr>
          <m:e>
            <m:r>
              <w:rPr>
                <w:rFonts w:ascii="Cambria Math" w:hAnsi="Cambria Math"/>
              </w:rPr>
              <m:t>R</m:t>
            </m:r>
          </m:e>
          <m:sub>
            <m:r>
              <w:rPr>
                <w:rFonts w:ascii="Cambria Math" w:hAnsi="Cambria Math"/>
              </w:rPr>
              <m:t>0</m:t>
            </m:r>
          </m:sub>
        </m:sSub>
      </m:oMath>
      <w:ins w:id="96" w:author="M P" w:date="2014-03-23T14:07:00Z">
        <w:r w:rsidR="00E74E13">
          <w:rPr>
            <w:rFonts w:ascii="Avenir Book" w:hAnsi="Avenir Book"/>
          </w:rPr>
          <w:t>), all else being equal,</w:t>
        </w:r>
      </w:ins>
      <w:r w:rsidRPr="003B1C03">
        <w:rPr>
          <w:rFonts w:ascii="Avenir Book" w:hAnsi="Avenir Book"/>
        </w:rPr>
        <w:t xml:space="preserve"> </w:t>
      </w:r>
      <w:ins w:id="97" w:author="M P" w:date="2014-03-23T14:07:00Z">
        <w:r w:rsidR="00E74E13">
          <w:rPr>
            <w:rFonts w:ascii="Avenir Book" w:hAnsi="Avenir Book"/>
          </w:rPr>
          <w:t xml:space="preserve">will </w:t>
        </w:r>
      </w:ins>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ins w:id="98" w:author="M P" w:date="2014-03-23T14:08:00Z">
        <w:r w:rsidR="00E74E13">
          <w:rPr>
            <w:rFonts w:ascii="Avenir Book" w:hAnsi="Avenir Book"/>
          </w:rPr>
          <w:t>more</w:t>
        </w:r>
        <w:r w:rsidR="00E74E13" w:rsidRPr="00286494">
          <w:rPr>
            <w:rFonts w:ascii="Avenir Book" w:hAnsi="Avenir Book"/>
          </w:rPr>
          <w:t xml:space="preserve"> </w:t>
        </w:r>
      </w:ins>
      <w:r w:rsidRPr="00286494">
        <w:rPr>
          <w:rFonts w:ascii="Avenir Book" w:hAnsi="Avenir Book"/>
        </w:rPr>
        <w:t xml:space="preserve">larvae will disperse into the space that will become viable </w:t>
      </w:r>
      <w:ins w:id="99" w:author="M P" w:date="2014-03-23T14:08:00Z">
        <w:r w:rsidR="00E74E13">
          <w:rPr>
            <w:rFonts w:ascii="Avenir Book" w:hAnsi="Avenir Book"/>
          </w:rPr>
          <w:t>in the next generation</w:t>
        </w:r>
      </w:ins>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w:t>
      </w:r>
      <w:r w:rsidRPr="003B1C03">
        <w:rPr>
          <w:rFonts w:ascii="Avenir Book" w:hAnsi="Avenir Book"/>
        </w:rPr>
        <w:lastRenderedPageBreak/>
        <w:t xml:space="preserve">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100"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00"/>
    <w:p w14:paraId="229BB7B4" w14:textId="3DD0F8BE"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ins w:id="101" w:author="Emma Fuller" w:date="2014-03-27T14:56:00Z">
        <w:r w:rsidR="00A8768C">
          <w:rPr>
            <w:rFonts w:ascii="Avenir Book" w:hAnsi="Avenir Book"/>
          </w:rPr>
          <w:t>b</w:t>
        </w:r>
      </w:ins>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377A2538"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ins w:id="102" w:author="Emma Fuller" w:date="2014-03-27T14:57:00Z">
        <w:r w:rsidR="00A8768C">
          <w:rPr>
            <w:rFonts w:ascii="Avenir Book" w:hAnsi="Avenir Book"/>
          </w:rPr>
          <w:t>c</w:t>
        </w:r>
      </w:ins>
      <w:r w:rsidR="000F3D6D" w:rsidRPr="003B1C03">
        <w:rPr>
          <w:rFonts w:ascii="Avenir Book" w:hAnsi="Avenir Book"/>
        </w:rPr>
        <w:t xml:space="preserve"> and </w:t>
      </w:r>
      <w:ins w:id="103" w:author="Emma Fuller" w:date="2014-03-27T14:57:00Z">
        <w:r w:rsidR="00A8768C">
          <w:rPr>
            <w:rFonts w:ascii="Avenir Book" w:hAnsi="Avenir Book"/>
          </w:rPr>
          <w:t>d</w:t>
        </w:r>
      </w:ins>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ins w:id="104" w:author="M P" w:date="2014-03-23T21:56:00Z">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ins>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ins w:id="105" w:author="M P" w:date="2014-03-23T22:04:00Z">
        <w:r w:rsidR="007A5593">
          <w:rPr>
            <w:rFonts w:ascii="Avenir Book" w:hAnsi="Avenir Book"/>
          </w:rPr>
          <w:t xml:space="preserve">higher </w:t>
        </w:r>
      </w:ins>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w:t>
      </w:r>
      <w:r w:rsidRPr="00BE4CF8">
        <w:rPr>
          <w:rFonts w:ascii="Avenir Book" w:hAnsi="Avenir Book"/>
        </w:rPr>
        <w:lastRenderedPageBreak/>
        <w:t xml:space="preserve">buffer </w:t>
      </w:r>
      <w:ins w:id="106" w:author="M P" w:date="2014-03-23T22:04:00Z">
        <w:r w:rsidR="007A5593">
          <w:rPr>
            <w:rFonts w:ascii="Avenir Book" w:hAnsi="Avenir Book"/>
          </w:rPr>
          <w:t>against</w:t>
        </w:r>
        <w:r w:rsidR="007A5593" w:rsidRPr="00BE4CF8">
          <w:rPr>
            <w:rFonts w:ascii="Avenir Book" w:hAnsi="Avenir Book"/>
          </w:rPr>
          <w:t xml:space="preserve"> </w:t>
        </w:r>
      </w:ins>
      <w:r w:rsidRPr="00BE4CF8">
        <w:rPr>
          <w:rFonts w:ascii="Avenir Book" w:hAnsi="Avenir Book"/>
        </w:rPr>
        <w:t>possible extinction in a stochastic environment</w:t>
      </w:r>
      <w:ins w:id="107" w:author="M P" w:date="2014-03-23T22:04:00Z">
        <w:r w:rsidR="007A5593">
          <w:rPr>
            <w:rFonts w:ascii="Avenir Book" w:hAnsi="Avenir Book"/>
          </w:rPr>
          <w:t>, at least</w:t>
        </w:r>
      </w:ins>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8" w:name="discussion"/>
      <w:r w:rsidRPr="00E53915">
        <w:rPr>
          <w:rFonts w:ascii="Avenir Book" w:hAnsi="Avenir Book"/>
          <w:color w:val="auto"/>
        </w:rPr>
        <w:t>Discussion</w:t>
      </w:r>
    </w:p>
    <w:bookmarkEnd w:id="108"/>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Beaugrand, and Lindley 2009; Planque, Fromentin, et al. 2010). </w:t>
      </w:r>
      <w:r w:rsidR="00FD5463" w:rsidRPr="003B1C03">
        <w:rPr>
          <w:rFonts w:ascii="Avenir Book" w:hAnsi="Avenir Book"/>
        </w:rPr>
        <w:t>However,</w:t>
      </w:r>
      <w:r w:rsidR="00C009FF" w:rsidRPr="003B1C03">
        <w:rPr>
          <w:rFonts w:ascii="Avenir Book" w:hAnsi="Avenir Book"/>
        </w:rPr>
        <w:t xml:space="preserve"> part of th</w:t>
      </w:r>
      <w:ins w:id="109" w:author="M P" w:date="2014-03-23T22:06:00Z">
        <w:r w:rsidR="00086FB4">
          <w:rPr>
            <w:rFonts w:ascii="Avenir Book" w:hAnsi="Avenir Book"/>
          </w:rPr>
          <w:t>e</w:t>
        </w:r>
      </w:ins>
      <w:r w:rsidR="00C009FF" w:rsidRPr="003B1C03">
        <w:rPr>
          <w:rFonts w:ascii="Avenir Book" w:hAnsi="Avenir Book"/>
        </w:rPr>
        <w:t>s</w:t>
      </w:r>
      <w:ins w:id="110" w:author="M P" w:date="2014-03-23T22:06:00Z">
        <w:r w:rsidR="00086FB4">
          <w:rPr>
            <w:rFonts w:ascii="Avenir Book" w:hAnsi="Avenir Book"/>
          </w:rPr>
          <w:t>e</w:t>
        </w:r>
      </w:ins>
      <w:r w:rsidR="00C009FF" w:rsidRPr="003B1C03">
        <w:rPr>
          <w:rFonts w:ascii="Avenir Book" w:hAnsi="Avenir Book"/>
        </w:rPr>
        <w:t xml:space="preserve"> discrepanc</w:t>
      </w:r>
      <w:ins w:id="111" w:author="M P" w:date="2014-03-23T22:06:00Z">
        <w:r w:rsidR="00086FB4">
          <w:rPr>
            <w:rFonts w:ascii="Avenir Book" w:hAnsi="Avenir Book"/>
          </w:rPr>
          <w:t>ies</w:t>
        </w:r>
      </w:ins>
      <w:r w:rsidR="00C009FF" w:rsidRPr="003B1C03">
        <w:rPr>
          <w:rFonts w:ascii="Avenir Book" w:hAnsi="Avenir Book"/>
        </w:rPr>
        <w:t xml:space="preserve"> may appear because</w:t>
      </w:r>
      <w:r w:rsidR="00FD5463" w:rsidRPr="003B1C03">
        <w:rPr>
          <w:rFonts w:ascii="Avenir Book" w:hAnsi="Avenir Book"/>
        </w:rPr>
        <w:t xml:space="preserve"> </w:t>
      </w:r>
      <w:ins w:id="112" w:author="M P" w:date="2014-03-23T22:09:00Z">
        <w:r w:rsidR="00BB20EC">
          <w:rPr>
            <w:rFonts w:ascii="Avenir Book" w:hAnsi="Avenir Book"/>
          </w:rPr>
          <w:t xml:space="preserve">we </w:t>
        </w:r>
      </w:ins>
      <w:ins w:id="113" w:author="M P" w:date="2014-03-23T22:10:00Z">
        <w:r w:rsidR="00BB20EC">
          <w:rPr>
            <w:rFonts w:ascii="Avenir Book" w:hAnsi="Avenir Book"/>
          </w:rPr>
          <w:t>analyzed</w:t>
        </w:r>
      </w:ins>
      <w:ins w:id="114" w:author="M P" w:date="2014-03-23T22:09:00Z">
        <w:r w:rsidR="00BB20EC">
          <w:rPr>
            <w:rFonts w:ascii="Avenir Book" w:hAnsi="Avenir Book"/>
          </w:rPr>
          <w:t xml:space="preserve"> the ability of populations to </w:t>
        </w:r>
      </w:ins>
      <w:ins w:id="115" w:author="M P" w:date="2014-03-23T22:10:00Z">
        <w:r w:rsidR="00BB20EC">
          <w:rPr>
            <w:rFonts w:ascii="Avenir Book" w:hAnsi="Avenir Book"/>
          </w:rPr>
          <w:t>keep pace with climate velocity</w:t>
        </w:r>
      </w:ins>
      <w:ins w:id="116" w:author="M P" w:date="2014-03-23T22:09:00Z">
        <w:r w:rsidR="00BB20EC">
          <w:rPr>
            <w:rFonts w:ascii="Avenir Book" w:hAnsi="Avenir Book"/>
          </w:rPr>
          <w:t xml:space="preserve">, while other </w:t>
        </w:r>
      </w:ins>
      <w:ins w:id="117" w:author="M P" w:date="2014-03-23T22:06:00Z">
        <w:r w:rsidR="00086FB4">
          <w:rPr>
            <w:rFonts w:ascii="Avenir Book" w:hAnsi="Avenir Book"/>
          </w:rPr>
          <w:t>studies</w:t>
        </w:r>
        <w:r w:rsidR="00086FB4" w:rsidRPr="003B1C03">
          <w:rPr>
            <w:rFonts w:ascii="Avenir Book" w:hAnsi="Avenir Book"/>
          </w:rPr>
          <w:t xml:space="preserve"> </w:t>
        </w:r>
      </w:ins>
      <w:r w:rsidR="00FD5463" w:rsidRPr="003B1C03">
        <w:rPr>
          <w:rFonts w:ascii="Avenir Book" w:hAnsi="Avenir Book"/>
        </w:rPr>
        <w:t>examined different aspects of changing climate</w:t>
      </w:r>
      <w:r w:rsidR="00575C48" w:rsidRPr="003B1C03">
        <w:rPr>
          <w:rFonts w:ascii="Avenir Book" w:hAnsi="Avenir Book"/>
        </w:rPr>
        <w:t xml:space="preserve">. In </w:t>
      </w:r>
      <w:r w:rsidR="00575C48" w:rsidRPr="003B1C03">
        <w:rPr>
          <w:rFonts w:ascii="Avenir Book" w:hAnsi="Avenir Book"/>
        </w:rPr>
        <w:lastRenderedPageBreak/>
        <w:t xml:space="preserve">the </w:t>
      </w:r>
      <w:ins w:id="118" w:author="M P" w:date="2014-03-23T22:07:00Z">
        <w:r w:rsidR="00086FB4">
          <w:rPr>
            <w:rFonts w:ascii="Avenir Book" w:hAnsi="Avenir Book"/>
          </w:rPr>
          <w:t xml:space="preserve">rotifer </w:t>
        </w:r>
      </w:ins>
      <w:r w:rsidR="00575C48" w:rsidRPr="003B1C03">
        <w:rPr>
          <w:rFonts w:ascii="Avenir Book" w:hAnsi="Avenir Book"/>
        </w:rPr>
        <w:t>experiment,</w:t>
      </w:r>
      <w:ins w:id="119" w:author="M P" w:date="2014-03-23T22:14:00Z">
        <w:r w:rsidR="00200D3B">
          <w:rPr>
            <w:rFonts w:ascii="Avenir Book" w:hAnsi="Avenir Book"/>
          </w:rPr>
          <w:t xml:space="preserve"> for example,</w:t>
        </w:r>
      </w:ins>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ins w:id="120" w:author="M P" w:date="2014-03-23T22:10:00Z">
        <w:r w:rsidR="00200D3B">
          <w:rPr>
            <w:rFonts w:ascii="Avenir Book" w:hAnsi="Avenir Book"/>
          </w:rPr>
          <w:t>H</w:t>
        </w:r>
      </w:ins>
      <w:r w:rsidR="008B0912" w:rsidRPr="003B1C03">
        <w:rPr>
          <w:rFonts w:ascii="Avenir Book" w:hAnsi="Avenir Book"/>
        </w:rPr>
        <w:t>arvesting was conjectured to reduce genetic diversity</w:t>
      </w:r>
      <w:r w:rsidR="00C009FF" w:rsidRPr="003B1C03">
        <w:rPr>
          <w:rFonts w:ascii="Avenir Book" w:hAnsi="Avenir Book"/>
        </w:rPr>
        <w:t xml:space="preserve">, and </w:t>
      </w:r>
      <w:ins w:id="121" w:author="M P" w:date="2014-03-23T22:10:00Z">
        <w:r w:rsidR="00200D3B">
          <w:rPr>
            <w:rFonts w:ascii="Avenir Book" w:hAnsi="Avenir Book"/>
          </w:rPr>
          <w:t xml:space="preserve">to </w:t>
        </w:r>
      </w:ins>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ins w:id="122" w:author="M P" w:date="2014-03-23T22:08:00Z">
        <w:r w:rsidR="00086FB4">
          <w:rPr>
            <w:rFonts w:ascii="Avenir Book" w:hAnsi="Avenir Book"/>
          </w:rPr>
          <w:t>studies</w:t>
        </w:r>
      </w:ins>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ins w:id="123" w:author="M P" w:date="2014-03-23T22:16:00Z">
        <w:r w:rsidR="00200D3B">
          <w:rPr>
            <w:rFonts w:ascii="Avenir Book" w:hAnsi="Avenir Book"/>
          </w:rPr>
          <w:t>effects mediated by fishing may also be capable of</w:t>
        </w:r>
      </w:ins>
      <w:r w:rsidR="001816E9" w:rsidRPr="00286494">
        <w:rPr>
          <w:rFonts w:ascii="Avenir Book" w:hAnsi="Avenir Book"/>
        </w:rPr>
        <w:t xml:space="preserve"> </w:t>
      </w:r>
      <w:r w:rsidR="00F152F5" w:rsidRPr="00A53F62">
        <w:rPr>
          <w:rFonts w:ascii="Avenir Book" w:hAnsi="Avenir Book"/>
        </w:rPr>
        <w:t>creat</w:t>
      </w:r>
      <w:ins w:id="124" w:author="M P" w:date="2014-03-23T22:16:00Z">
        <w:r w:rsidR="00200D3B">
          <w:rPr>
            <w:rFonts w:ascii="Avenir Book" w:hAnsi="Avenir Book"/>
          </w:rPr>
          <w:t>ing</w:t>
        </w:r>
      </w:ins>
      <w:r w:rsidR="00F152F5" w:rsidRPr="00A53F62">
        <w:rPr>
          <w:rFonts w:ascii="Avenir Book" w:hAnsi="Avenir Book"/>
        </w:rPr>
        <w:t xml:space="preserve"> positive feedback loop</w:t>
      </w:r>
      <w:ins w:id="125" w:author="M P" w:date="2014-03-23T22:16:00Z">
        <w:r w:rsidR="00200D3B">
          <w:rPr>
            <w:rFonts w:ascii="Avenir Book" w:hAnsi="Avenir Book"/>
          </w:rPr>
          <w:t>s</w:t>
        </w:r>
      </w:ins>
      <w:r w:rsidR="00F152F5" w:rsidRPr="00A53F62">
        <w:rPr>
          <w:rFonts w:ascii="Avenir Book" w:hAnsi="Avenir Book"/>
        </w:rPr>
        <w:t xml:space="preserve"> </w:t>
      </w:r>
      <w:ins w:id="126" w:author="M P" w:date="2014-03-23T22:16:00Z">
        <w:r w:rsidR="00200D3B">
          <w:rPr>
            <w:rFonts w:ascii="Avenir Book" w:hAnsi="Avenir Book"/>
          </w:rPr>
          <w:t xml:space="preserve">that amplify the impacts of warming </w:t>
        </w:r>
      </w:ins>
      <w:ins w:id="127" w:author="M P" w:date="2014-03-23T22:17:00Z">
        <w:r w:rsidR="00200D3B">
          <w:rPr>
            <w:rFonts w:ascii="Avenir Book" w:hAnsi="Avenir Book"/>
          </w:rPr>
          <w:t>(Kirby, Beaugrand, and Lindley 2009)</w:t>
        </w:r>
      </w:ins>
      <w:r w:rsidR="00F152F5" w:rsidRPr="008F2B52">
        <w:rPr>
          <w:rFonts w:ascii="Avenir Book" w:hAnsi="Avenir Book"/>
        </w:rPr>
        <w:t xml:space="preserve">. </w:t>
      </w:r>
      <w:r w:rsidR="00764BFE" w:rsidRPr="003B1C03">
        <w:rPr>
          <w:rFonts w:ascii="Avenir Book" w:hAnsi="Avenir Book"/>
        </w:rPr>
        <w:t xml:space="preserve">The interactive effects of climate and fishing on spatial distributions had been identified as an important area of research (Planque, Fromentin, et al. 2010), and our simple model suggests that additive effects </w:t>
      </w:r>
      <w:ins w:id="128" w:author="M P" w:date="2014-03-23T22:15:00Z">
        <w:r w:rsidR="00200D3B">
          <w:rPr>
            <w:rFonts w:ascii="Avenir Book" w:hAnsi="Avenir Book"/>
          </w:rPr>
          <w:t>should</w:t>
        </w:r>
        <w:r w:rsidR="00200D3B" w:rsidRPr="003B1C03">
          <w:rPr>
            <w:rFonts w:ascii="Avenir Book" w:hAnsi="Avenir Book"/>
          </w:rPr>
          <w:t xml:space="preserve"> </w:t>
        </w:r>
      </w:ins>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ins w:id="129" w:author="M P" w:date="2014-03-23T22:21:00Z">
        <w:r w:rsidR="00D102DD">
          <w:rPr>
            <w:rFonts w:ascii="Avenir Book" w:hAnsi="Avenir Book"/>
          </w:rPr>
          <w:t>certain</w:t>
        </w:r>
        <w:r w:rsidR="00D102DD" w:rsidRPr="003B1C03">
          <w:rPr>
            <w:rFonts w:ascii="Avenir Book" w:hAnsi="Avenir Book"/>
          </w:rPr>
          <w:t xml:space="preserve"> </w:t>
        </w:r>
      </w:ins>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ins w:id="130" w:author="M P" w:date="2014-03-23T22:22:00Z">
        <w:r w:rsidR="00D102DD">
          <w:rPr>
            <w:rFonts w:ascii="Avenir Book" w:hAnsi="Avenir Book"/>
          </w:rPr>
          <w:t>s</w:t>
        </w:r>
      </w:ins>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w:t>
      </w:r>
      <w:r w:rsidRPr="003B1C03">
        <w:rPr>
          <w:rFonts w:ascii="Avenir Book" w:hAnsi="Avenir Book"/>
        </w:rPr>
        <w:lastRenderedPageBreak/>
        <w:t xml:space="preserve">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In agreement with Zhou and Kot (2011), 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ins w:id="131" w:author="M P" w:date="2014-03-23T22:22:00Z">
        <w:r w:rsidR="00D102DD">
          <w:rPr>
            <w:rFonts w:ascii="Avenir Book" w:hAnsi="Avenir Book"/>
          </w:rPr>
          <w:t>,</w:t>
        </w:r>
      </w:ins>
      <w:r w:rsidRPr="00286494">
        <w:rPr>
          <w:rFonts w:ascii="Avenir Book" w:hAnsi="Avenir Book"/>
        </w:rPr>
        <w:t xml:space="preserve"> while at higher speeds a longer dispersal distance improved the maximum climate velocity </w:t>
      </w:r>
      <w:ins w:id="132" w:author="M P" w:date="2014-03-23T22:23:00Z">
        <w:r w:rsidR="00D102DD">
          <w:rPr>
            <w:rFonts w:ascii="Avenir Book" w:hAnsi="Avenir Book"/>
          </w:rPr>
          <w:t>under</w:t>
        </w:r>
        <w:r w:rsidR="00D102DD" w:rsidRPr="00286494">
          <w:rPr>
            <w:rFonts w:ascii="Avenir Book" w:hAnsi="Avenir Book"/>
          </w:rPr>
          <w:t xml:space="preserve"> </w:t>
        </w:r>
      </w:ins>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ins w:id="133" w:author="Emma Fuller" w:date="2014-03-11T19:07:00Z">
        <w:r w:rsidR="00286494">
          <w:rPr>
            <w:rFonts w:ascii="Avenir Book" w:hAnsi="Avenir Book"/>
          </w:rPr>
          <w:t xml:space="preserve"> </w:t>
        </w:r>
      </w:ins>
      <w:r w:rsidRPr="00286494">
        <w:rPr>
          <w:rFonts w:ascii="Avenir Book" w:hAnsi="Avenir Book"/>
        </w:rPr>
        <w:t>Thus</w:t>
      </w:r>
      <w:ins w:id="134" w:author="M P" w:date="2014-03-23T22:23:00Z">
        <w:r w:rsidR="00D102DD">
          <w:rPr>
            <w:rFonts w:ascii="Avenir Book" w:hAnsi="Avenir Book"/>
          </w:rPr>
          <w:t>,</w:t>
        </w:r>
      </w:ins>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505CA1F"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ins w:id="135" w:author="M P" w:date="2014-03-23T22:23:00Z">
        <w:r w:rsidR="00D102DD">
          <w:rPr>
            <w:rFonts w:ascii="Avenir Book" w:hAnsi="Avenir Book"/>
          </w:rPr>
          <w:t xml:space="preserve"> and</w:t>
        </w:r>
      </w:ins>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ins w:id="136" w:author="Eleanor Brush" w:date="2014-03-27T11:41:00Z">
        <w:r w:rsidR="00635576">
          <w:rPr>
            <w:rFonts w:ascii="Avenir Book" w:hAnsi="Avenir Book"/>
            <w:i/>
          </w:rPr>
          <w:t xml:space="preserve">l </w:t>
        </w:r>
      </w:ins>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novel,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to </w:t>
      </w:r>
      <w:r w:rsidRPr="00BE4CF8">
        <w:rPr>
          <w:rFonts w:ascii="Avenir Book" w:hAnsi="Avenir Book"/>
        </w:rPr>
        <w:lastRenderedPageBreak/>
        <w:t xml:space="preserve">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Botsford, Hastings, and Gaines 2001; Gaylord et al. 2005; Hastings and Botsford 2003; Thomas et al. 2012). Our results show that MPAs increase the equilibrium biomass </w:t>
      </w:r>
      <w:ins w:id="137" w:author="M P" w:date="2014-03-23T22:25:00Z">
        <w:r w:rsidR="001710C8">
          <w:rPr>
            <w:rFonts w:ascii="Avenir Book" w:hAnsi="Avenir Book"/>
          </w:rPr>
          <w:t xml:space="preserve">of harvested populations </w:t>
        </w:r>
      </w:ins>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ins w:id="138" w:author="M P" w:date="2014-03-23T22:26:00Z">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ins>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ins w:id="139" w:author="M P" w:date="2014-03-23T22:27:00Z">
        <w:r w:rsidR="001710C8">
          <w:rPr>
            <w:rFonts w:ascii="Avenir Book" w:hAnsi="Avenir Book"/>
          </w:rPr>
          <w:t xml:space="preserve"> of MPA design</w:t>
        </w:r>
      </w:ins>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ins w:id="140" w:author="M P" w:date="2014-03-23T22:27:00Z">
        <w:r w:rsidR="001710C8">
          <w:rPr>
            <w:rFonts w:ascii="Avenir Book" w:hAnsi="Avenir Book"/>
          </w:rPr>
          <w:t xml:space="preserve">population </w:t>
        </w:r>
      </w:ins>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ins w:id="141" w:author="M P" w:date="2014-03-23T22:27:00Z">
        <w:r w:rsidR="001710C8">
          <w:rPr>
            <w:rFonts w:ascii="Avenir Book" w:hAnsi="Avenir Book"/>
          </w:rPr>
          <w:t>large</w:t>
        </w:r>
        <w:r w:rsidR="001710C8" w:rsidRPr="00286494">
          <w:rPr>
            <w:rFonts w:ascii="Avenir Book" w:hAnsi="Avenir Book"/>
          </w:rPr>
          <w:t xml:space="preserve"> </w:t>
        </w:r>
      </w:ins>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ins w:id="142" w:author="M P" w:date="2014-03-23T22:28:00Z">
        <w:r w:rsidR="00BE48BC">
          <w:rPr>
            <w:rFonts w:ascii="Avenir Book" w:hAnsi="Avenir Book"/>
          </w:rPr>
          <w:t>all the</w:t>
        </w:r>
        <w:r w:rsidR="00BE48BC" w:rsidRPr="00286494">
          <w:rPr>
            <w:rFonts w:ascii="Avenir Book" w:hAnsi="Avenir Book"/>
          </w:rPr>
          <w:t xml:space="preserve"> </w:t>
        </w:r>
      </w:ins>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Allee effects </w:t>
      </w:r>
      <w:ins w:id="143" w:author="M P" w:date="2014-03-23T22:28:00Z">
        <w:r w:rsidR="00BE48BC">
          <w:rPr>
            <w:rFonts w:ascii="Avenir Book" w:hAnsi="Avenir Book"/>
          </w:rPr>
          <w:t xml:space="preserve">generally </w:t>
        </w:r>
      </w:ins>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ins w:id="144" w:author="M P" w:date="2014-03-23T22:29:00Z">
        <w:r w:rsidR="00FD4809">
          <w:rPr>
            <w:rFonts w:ascii="Avenir Book" w:hAnsi="Avenir Book"/>
          </w:rPr>
          <w:t>and</w:t>
        </w:r>
        <w:r w:rsidR="00FD4809" w:rsidRPr="00286494">
          <w:rPr>
            <w:rFonts w:ascii="Avenir Book" w:hAnsi="Avenir Book"/>
          </w:rPr>
          <w:t xml:space="preserve"> </w:t>
        </w:r>
      </w:ins>
      <w:ins w:id="145" w:author="M P" w:date="2014-03-23T22:30:00Z">
        <w:r w:rsidR="00FD4809">
          <w:rPr>
            <w:rFonts w:ascii="Avenir Book" w:hAnsi="Avenir Book"/>
          </w:rPr>
          <w:t xml:space="preserve">populations with </w:t>
        </w:r>
        <w:r w:rsidR="00FD4809">
          <w:rPr>
            <w:rFonts w:ascii="Avenir Book" w:hAnsi="Avenir Book"/>
          </w:rPr>
          <w:lastRenderedPageBreak/>
          <w:t xml:space="preserve">Allee effects may be particularly sensitive to </w:t>
        </w:r>
      </w:ins>
      <w:r w:rsidR="00ED1E3E" w:rsidRPr="00286494">
        <w:rPr>
          <w:rFonts w:ascii="Avenir Book" w:hAnsi="Avenir Book"/>
        </w:rPr>
        <w:t>fishing</w:t>
      </w:r>
      <w:ins w:id="146" w:author="M P" w:date="2014-03-23T22:30:00Z">
        <w:r w:rsidR="00FD4809">
          <w:rPr>
            <w:rFonts w:ascii="Avenir Book" w:hAnsi="Avenir Book"/>
          </w:rPr>
          <w:t xml:space="preserve"> and climate velocity</w:t>
        </w:r>
      </w:ins>
      <w:r w:rsidR="00ED1E3E" w:rsidRPr="00286494">
        <w:rPr>
          <w:rFonts w:ascii="Avenir Book" w:hAnsi="Avenir Book"/>
        </w:rPr>
        <w:t xml:space="preserve">. </w:t>
      </w:r>
      <w:r w:rsidRPr="00A53F62">
        <w:rPr>
          <w:rFonts w:ascii="Avenir Book" w:hAnsi="Avenir Book"/>
        </w:rPr>
        <w:t xml:space="preserve">We also did not include age structure in our model. </w:t>
      </w:r>
      <w:ins w:id="147"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48" w:author="M P" w:date="2014-03-09T08:51:00Z">
        <w:r w:rsidR="00273CEE" w:rsidRPr="003B1C03">
          <w:rPr>
            <w:rFonts w:ascii="Avenir Book" w:hAnsi="Avenir Book"/>
          </w:rPr>
          <w:t xml:space="preserve"> (Botsford et al. 2011; Planque, Fromentin, et al. 2010)</w:t>
        </w:r>
      </w:ins>
      <w:ins w:id="149" w:author="M P" w:date="2014-03-09T08:50:00Z">
        <w:r w:rsidR="00273CEE" w:rsidRPr="003B1C03">
          <w:rPr>
            <w:rFonts w:ascii="Avenir Book" w:hAnsi="Avenir Book"/>
          </w:rPr>
          <w:t xml:space="preserve">, and understanding how these two processes </w:t>
        </w:r>
      </w:ins>
      <w:ins w:id="150" w:author="M P" w:date="2014-03-09T08:52:00Z">
        <w:r w:rsidR="00273CEE" w:rsidRPr="003B1C03">
          <w:rPr>
            <w:rFonts w:ascii="Avenir Book" w:hAnsi="Avenir Book"/>
          </w:rPr>
          <w:t xml:space="preserve">impact the ability of species to </w:t>
        </w:r>
      </w:ins>
      <w:ins w:id="151" w:author="M P" w:date="2014-03-09T08:50:00Z">
        <w:r w:rsidR="00273CEE" w:rsidRPr="003B1C03">
          <w:rPr>
            <w:rFonts w:ascii="Avenir Book" w:hAnsi="Avenir Book"/>
          </w:rPr>
          <w:t xml:space="preserve">shift </w:t>
        </w:r>
      </w:ins>
      <w:ins w:id="152" w:author="M P" w:date="2014-03-09T08:52:00Z">
        <w:r w:rsidR="00273CEE" w:rsidRPr="003B1C03">
          <w:rPr>
            <w:rFonts w:ascii="Avenir Book" w:hAnsi="Avenir Book"/>
          </w:rPr>
          <w:t>their</w:t>
        </w:r>
      </w:ins>
      <w:ins w:id="153" w:author="M P" w:date="2014-03-09T08:50:00Z">
        <w:r w:rsidR="00273CEE" w:rsidRPr="003B1C03">
          <w:rPr>
            <w:rFonts w:ascii="Avenir Book" w:hAnsi="Avenir Book"/>
          </w:rPr>
          <w:t xml:space="preserve"> distributions would be </w:t>
        </w:r>
      </w:ins>
      <w:ins w:id="154" w:author="M P" w:date="2014-03-09T08:52:00Z">
        <w:r w:rsidR="00273CEE" w:rsidRPr="003B1C03">
          <w:rPr>
            <w:rFonts w:ascii="Avenir Book" w:hAnsi="Avenir Book"/>
          </w:rPr>
          <w:t xml:space="preserve">interesting future work. </w:t>
        </w:r>
      </w:ins>
      <w:r w:rsidRPr="003B1C03">
        <w:rPr>
          <w:rFonts w:ascii="Avenir Book" w:hAnsi="Avenir Book"/>
        </w:rPr>
        <w:t xml:space="preserve">Besides these species-specific extensions, this modeling framework could </w:t>
      </w:r>
      <w:ins w:id="155"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w:t>
      </w:r>
      <w:ins w:id="156" w:author="M P" w:date="2014-03-23T22:30:00Z">
        <w:r w:rsidR="00FD4809">
          <w:rPr>
            <w:rFonts w:ascii="Avenir Book" w:hAnsi="Avenir Book"/>
          </w:rPr>
          <w:t xml:space="preserve">between </w:t>
        </w:r>
      </w:ins>
      <w:r w:rsidRPr="003B1C03">
        <w:rPr>
          <w:rFonts w:ascii="Avenir Book" w:hAnsi="Avenir Book"/>
        </w:rPr>
        <w:t>predator</w:t>
      </w:r>
      <w:ins w:id="157" w:author="M P" w:date="2014-03-23T22:31:00Z">
        <w:r w:rsidR="00FD4809">
          <w:rPr>
            <w:rFonts w:ascii="Avenir Book" w:hAnsi="Avenir Book"/>
          </w:rPr>
          <w:t xml:space="preserve"> and </w:t>
        </w:r>
      </w:ins>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ins w:id="158" w:author="M P" w:date="2014-03-23T22:31:00Z">
        <w:r w:rsidR="00FD4809">
          <w:rPr>
            <w:rFonts w:ascii="Avenir Book" w:hAnsi="Avenir Book"/>
          </w:rPr>
          <w:t>s</w:t>
        </w:r>
      </w:ins>
      <w:r w:rsidRPr="003B1C03">
        <w:rPr>
          <w:rFonts w:ascii="Avenir Book" w:hAnsi="Avenir Book"/>
        </w:rPr>
        <w:t xml:space="preserve"> to </w:t>
      </w:r>
      <w:ins w:id="159"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60"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61"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62"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w:t>
      </w:r>
      <w:ins w:id="163" w:author="M P" w:date="2014-03-23T22:33:00Z">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w:t>
        </w:r>
      </w:ins>
      <w:ins w:id="164" w:author="M P" w:date="2014-03-23T22:34:00Z">
        <w:r w:rsidR="00FD4809">
          <w:rPr>
            <w:rFonts w:ascii="Avenir Book" w:hAnsi="Avenir Book"/>
          </w:rPr>
          <w:t xml:space="preserve"> between fishing and climate</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ins w:id="165" w:author="M P" w:date="2014-03-09T09:09:00Z">
        <w:r w:rsidR="00C149A2" w:rsidRPr="00E53915">
          <w:rPr>
            <w:rFonts w:ascii="Avenir Book" w:hAnsi="Avenir Book"/>
          </w:rPr>
          <w:t xml:space="preserve">management approaches can </w:t>
        </w:r>
      </w:ins>
      <w:r w:rsidR="00D40748">
        <w:rPr>
          <w:rFonts w:ascii="Avenir Book" w:hAnsi="Avenir Book"/>
        </w:rPr>
        <w:t>affect</w:t>
      </w:r>
      <w:r w:rsidR="00D40748" w:rsidRPr="00E53915">
        <w:rPr>
          <w:rFonts w:ascii="Avenir Book" w:hAnsi="Avenir Book"/>
        </w:rPr>
        <w:t xml:space="preserve"> </w:t>
      </w:r>
      <w:ins w:id="166" w:author="M P" w:date="2014-03-09T09:13:00Z">
        <w:r w:rsidR="00D44BD1" w:rsidRPr="00E53915">
          <w:rPr>
            <w:rFonts w:ascii="Avenir Book" w:hAnsi="Avenir Book"/>
          </w:rPr>
          <w:t>interactions</w:t>
        </w:r>
      </w:ins>
      <w:r w:rsidRPr="00E53915">
        <w:rPr>
          <w:rFonts w:ascii="Avenir Book" w:hAnsi="Avenir Book"/>
        </w:rPr>
        <w:t xml:space="preserve"> between harvesting and range shifts will help to better implement harvesting rules and protected areas. </w:t>
      </w:r>
      <w:r w:rsidR="00D40748">
        <w:rPr>
          <w:rFonts w:ascii="Avenir Book" w:hAnsi="Avenir Book"/>
        </w:rPr>
        <w:t>Thus</w:t>
      </w:r>
      <w:ins w:id="167" w:author="M P" w:date="2014-03-23T12:52:00Z">
        <w:r w:rsidR="002C1A66">
          <w:rPr>
            <w:rFonts w:ascii="Avenir Book" w:hAnsi="Avenir Book"/>
          </w:rPr>
          <w:t>,</w:t>
        </w:r>
      </w:ins>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68" w:name="acknowledgements"/>
      <w:r w:rsidRPr="00E53915">
        <w:rPr>
          <w:rFonts w:ascii="Avenir Book" w:hAnsi="Avenir Book"/>
          <w:color w:val="auto"/>
        </w:rPr>
        <w:t>Acknowledgements</w:t>
      </w:r>
    </w:p>
    <w:bookmarkEnd w:id="168"/>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lastRenderedPageBreak/>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r w:rsidRPr="003B1C03">
        <w:rPr>
          <w:rFonts w:ascii="Avenir Book" w:hAnsi="Avenir Book"/>
        </w:rPr>
        <w:t xml:space="preserve">Botsford,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Kroeker,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lastRenderedPageBreak/>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 xml:space="preserve">Elith,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Guisan,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t xml:space="preserve">Folt,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t xml:space="preserve">Froese,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r w:rsidRPr="00E53915">
        <w:rPr>
          <w:rFonts w:ascii="Avenir Book" w:eastAsia="Times New Roman" w:hAnsi="Avenir Book" w:cs="Times New Roman"/>
          <w:i/>
          <w:iCs/>
        </w:rPr>
        <w:t>.</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Wilfried</w:t>
      </w:r>
      <w:proofErr w:type="spellEnd"/>
      <w:r w:rsidRPr="00286494">
        <w:rPr>
          <w:rFonts w:ascii="Avenir Book" w:hAnsi="Avenir Book"/>
        </w:rPr>
        <w:t xml:space="preserve">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t xml:space="preserve">Gurevitch,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lastRenderedPageBreak/>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t xml:space="preserve">———. 2006. “Persistence of spatial populations depends on returning home.” </w:t>
      </w:r>
      <w:r w:rsidRPr="003B1C03">
        <w:rPr>
          <w:rFonts w:ascii="Avenir Book" w:hAnsi="Avenir Book"/>
          <w:i/>
        </w:rPr>
        <w:t>Proceedings of the National Academy of Sciences</w:t>
      </w:r>
      <w:r w:rsidRPr="003B1C03">
        <w:rPr>
          <w:rFonts w:ascii="Avenir Book" w:hAnsi="Avenir Book"/>
        </w:rPr>
        <w:t xml:space="preserve"> 103 (15): 6067–6072.</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t>Kell,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Kirby, Richard R., Gregory Beaugrand,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lastRenderedPageBreak/>
        <w:t xml:space="preserve">Lockwood, Dale R., Alan Hastings, and Louis W. Botsford.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Elith,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lastRenderedPageBreak/>
        <w:t xml:space="preserve">Sekercioglu,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Loarie.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r w:rsidRPr="00E53915">
        <w:rPr>
          <w:rFonts w:ascii="Avenir Book" w:eastAsia="Times New Roman" w:hAnsi="Avenir Book" w:cs="Times New Roman"/>
        </w:rPr>
        <w:t>Toonen,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69" w:name="tables"/>
      <w:r w:rsidRPr="00E53950">
        <w:rPr>
          <w:rFonts w:ascii="Avenir Book" w:hAnsi="Avenir Book"/>
          <w:color w:val="auto"/>
        </w:rPr>
        <w:lastRenderedPageBreak/>
        <w:t>Tables</w:t>
      </w:r>
      <w:bookmarkEnd w:id="169"/>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510AFE"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510AFE"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510AFE"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w:ins w:id="170" w:author="M P" w:date="2014-03-23T13:49:00Z">
              <m:oMathPara>
                <m:oMath>
                  <m:r>
                    <w:rPr>
                      <w:rFonts w:ascii="Cambria Math" w:hAnsi="Cambria Math"/>
                    </w:rPr>
                    <m:t>g(n)</m:t>
                  </m:r>
                </m:oMath>
              </m:oMathPara>
            </w:ins>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ins w:id="171" w:author="M P" w:date="2014-03-23T13:49:00Z">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oMath>
            </w:ins>
            <w:ins w:id="172" w:author="M P" w:date="2014-03-23T13:50:00Z">
              <m:oMath>
                <m:r>
                  <w:rPr>
                    <w:rFonts w:ascii="Cambria Math" w:hAnsi="Cambria Math"/>
                  </w:rPr>
                  <m:t>=hn</m:t>
                </m:r>
              </m:oMath>
            </w:ins>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73"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73"/>
    <w:p w14:paraId="0F13ED64" w14:textId="61F9350F"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ins w:id="174" w:author="M P" w:date="2014-03-23T12:55:00Z">
        <w:r w:rsidR="00A04E8F">
          <w:rPr>
            <w:rFonts w:ascii="Avenir Book" w:hAnsi="Avenir Book"/>
          </w:rPr>
          <w:t xml:space="preserve"> (</w:t>
        </w:r>
      </w:ins>
      <w:r w:rsidR="00EA1EB1">
        <w:rPr>
          <w:rFonts w:ascii="Avenir Book" w:hAnsi="Avenir Book"/>
        </w:rPr>
        <w:t>light to dark</w:t>
      </w:r>
      <w:ins w:id="175" w:author="M P" w:date="2014-03-23T12:55:00Z">
        <w:r w:rsidR="00A04E8F">
          <w:rPr>
            <w:rFonts w:ascii="Avenir Book" w:hAnsi="Avenir Book"/>
          </w:rPr>
          <w:t>)</w:t>
        </w:r>
      </w:ins>
      <w:r w:rsidR="00575C48" w:rsidRPr="003B1C03">
        <w:rPr>
          <w:rFonts w:ascii="Avenir Book" w:hAnsi="Avenir Book"/>
        </w:rPr>
        <w:t xml:space="preserve">. </w:t>
      </w:r>
      <w:ins w:id="176" w:author="M P" w:date="2014-03-23T12:56:00Z">
        <w:r w:rsidR="00A04E8F">
          <w:rPr>
            <w:rFonts w:ascii="Avenir Book" w:hAnsi="Avenir Book"/>
          </w:rPr>
          <w:t>L</w:t>
        </w:r>
      </w:ins>
      <w:r w:rsidR="00575C48" w:rsidRPr="003B1C03">
        <w:rPr>
          <w:rFonts w:ascii="Avenir Book" w:hAnsi="Avenir Book"/>
        </w:rPr>
        <w:t>ine</w:t>
      </w:r>
      <w:ins w:id="177" w:author="M P" w:date="2014-03-23T12:56:00Z">
        <w:r w:rsidR="00A04E8F">
          <w:rPr>
            <w:rFonts w:ascii="Avenir Book" w:hAnsi="Avenir Book"/>
          </w:rPr>
          <w:t xml:space="preserve"> </w:t>
        </w:r>
      </w:ins>
      <w:r w:rsidR="00575C48" w:rsidRPr="003B1C03">
        <w:rPr>
          <w:rFonts w:ascii="Avenir Book" w:hAnsi="Avenir Book"/>
        </w:rPr>
        <w:t>s</w:t>
      </w:r>
      <w:ins w:id="178" w:author="M P" w:date="2014-03-23T12:56:00Z">
        <w:r w:rsidR="00A04E8F">
          <w:rPr>
            <w:rFonts w:ascii="Avenir Book" w:hAnsi="Avenir Book"/>
          </w:rPr>
          <w:t>tyle</w:t>
        </w:r>
      </w:ins>
      <w:r w:rsidR="00575C48" w:rsidRPr="003B1C03">
        <w:rPr>
          <w:rFonts w:ascii="Avenir Book" w:hAnsi="Avenir Book"/>
        </w:rPr>
        <w:t xml:space="preserve"> </w:t>
      </w:r>
      <w:ins w:id="179" w:author="M P" w:date="2014-03-23T12:55:00Z">
        <w:r w:rsidR="00A04E8F">
          <w:rPr>
            <w:rFonts w:ascii="Avenir Book" w:hAnsi="Avenir Book"/>
          </w:rPr>
          <w:t>indicate</w:t>
        </w:r>
      </w:ins>
      <w:ins w:id="180" w:author="M P" w:date="2014-03-23T12:56:00Z">
        <w:r w:rsidR="00A04E8F">
          <w:rPr>
            <w:rFonts w:ascii="Avenir Book" w:hAnsi="Avenir Book"/>
          </w:rPr>
          <w:t>s</w:t>
        </w:r>
      </w:ins>
      <w:r w:rsidR="00575C48" w:rsidRPr="003B1C03">
        <w:rPr>
          <w:rFonts w:ascii="Avenir Book" w:hAnsi="Avenir Book"/>
        </w:rPr>
        <w:t xml:space="preserve"> </w:t>
      </w:r>
      <w:ins w:id="181" w:author="M P" w:date="2014-03-23T12:56:00Z">
        <w:r w:rsidR="00A04E8F">
          <w:rPr>
            <w:rFonts w:ascii="Avenir Book" w:hAnsi="Avenir Book"/>
          </w:rPr>
          <w:t>the</w:t>
        </w:r>
        <w:r w:rsidR="00A04E8F" w:rsidRPr="003B1C03">
          <w:rPr>
            <w:rFonts w:ascii="Avenir Book" w:hAnsi="Avenir Book"/>
          </w:rPr>
          <w:t xml:space="preserve"> </w:t>
        </w:r>
      </w:ins>
      <w:r w:rsidR="00575C48" w:rsidRPr="003B1C03">
        <w:rPr>
          <w:rFonts w:ascii="Avenir Book" w:hAnsi="Avenir Book"/>
        </w:rPr>
        <w:t xml:space="preserve">average dispersal distance </w:t>
      </w:r>
      <w:ins w:id="182" w:author="M P" w:date="2014-03-23T12:56:00Z">
        <w:r w:rsidR="00A04E8F">
          <w:rPr>
            <w:rFonts w:ascii="Avenir Book" w:hAnsi="Avenir Book"/>
          </w:rPr>
          <w:t xml:space="preserve">(solid: </w:t>
        </w:r>
      </w:ins>
      <m:oMath>
        <m:r>
          <w:rPr>
            <w:rFonts w:ascii="Cambria Math" w:hAnsi="Cambria Math"/>
          </w:rPr>
          <m:t>⟨d⟩=0.1</m:t>
        </m:r>
      </m:oMath>
      <w:ins w:id="183" w:author="M P" w:date="2014-03-23T12:55:00Z">
        <w:r w:rsidR="00A04E8F">
          <w:rPr>
            <w:rFonts w:ascii="Avenir Book" w:eastAsiaTheme="minorEastAsia" w:hAnsi="Avenir Book"/>
          </w:rPr>
          <w:t xml:space="preserve"> vs. </w:t>
        </w:r>
      </w:ins>
      <w:r w:rsidR="00575C48" w:rsidRPr="00D83B78">
        <w:rPr>
          <w:rFonts w:ascii="Avenir Book" w:hAnsi="Avenir Book"/>
        </w:rPr>
        <w:t>dashed</w:t>
      </w:r>
      <w:ins w:id="184" w:author="M P" w:date="2014-03-23T12:56:00Z">
        <w:r w:rsidR="00A04E8F">
          <w:rPr>
            <w:rFonts w:ascii="Avenir Book" w:hAnsi="Avenir Book"/>
          </w:rPr>
          <w:t xml:space="preserve">: </w:t>
        </w:r>
      </w:ins>
      <m:oMath>
        <m:r>
          <w:rPr>
            <w:rFonts w:ascii="Cambria Math" w:hAnsi="Cambria Math"/>
          </w:rPr>
          <m:t>⟨d⟩=0.</m:t>
        </m:r>
        <w:bookmarkStart w:id="185" w:name="_GoBack"/>
        <w:bookmarkEnd w:id="185"/>
        <w:del w:id="186" w:author="Eleanor Brush" w:date="2014-03-27T15:26:00Z">
          <m:r>
            <w:rPr>
              <w:rFonts w:ascii="Cambria Math" w:hAnsi="Cambria Math"/>
            </w:rPr>
            <m:t>2</m:t>
          </m:r>
        </w:del>
        <m:r>
          <w:rPr>
            <w:rFonts w:ascii="Cambria Math" w:hAnsi="Cambria Math"/>
          </w:rPr>
          <m:t>5</m:t>
        </m:r>
      </m:oMath>
      <w:ins w:id="187" w:author="M P" w:date="2014-03-23T12:56:00Z">
        <w:r w:rsidR="00A04E8F">
          <w:rPr>
            <w:rFonts w:ascii="Avenir Book" w:eastAsiaTheme="minorEastAsia" w:hAnsi="Avenir Book"/>
          </w:rPr>
          <w:t>) from an</w:t>
        </w:r>
      </w:ins>
      <w:r w:rsidR="00575C48" w:rsidRPr="00BD294E">
        <w:rPr>
          <w:rFonts w:ascii="Avenir Book" w:hAnsi="Avenir Book"/>
        </w:rPr>
        <w:t xml:space="preserve"> approximated Gaussian dispersal kernel </w:t>
      </w:r>
      <w:ins w:id="188" w:author="M P" w:date="2014-03-06T12:41:00Z">
        <w:r w:rsidR="005768DE" w:rsidRPr="006C4A3C">
          <w:rPr>
            <w:rFonts w:ascii="Avenir Book" w:hAnsi="Avenir Book"/>
          </w:rPr>
          <w:t xml:space="preserve">(Eq. </w:t>
        </w:r>
      </w:ins>
      <w:ins w:id="189" w:author="Emma Fuller" w:date="2014-03-15T13:58:00Z">
        <w:r w:rsidR="009465F7">
          <w:rPr>
            <w:rFonts w:ascii="Avenir Book" w:hAnsi="Avenir Book"/>
          </w:rPr>
          <w:t>3</w:t>
        </w:r>
      </w:ins>
      <w:ins w:id="190" w:author="M P" w:date="2014-03-06T12:41:00Z">
        <w:r w:rsidR="005768DE" w:rsidRPr="006C4A3C">
          <w:rPr>
            <w:rFonts w:ascii="Avenir Book" w:hAnsi="Avenir Book"/>
          </w:rPr>
          <w:t>)</w:t>
        </w:r>
      </w:ins>
      <w:ins w:id="191" w:author="M P" w:date="2014-03-23T12:57:00Z">
        <w:r w:rsidR="00A04E8F">
          <w:rPr>
            <w:rFonts w:ascii="Avenir Book" w:hAnsi="Avenir Book"/>
          </w:rPr>
          <w:t>. Patch length</w:t>
        </w:r>
      </w:ins>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ins w:id="192" w:author="M P" w:date="2014-03-23T12:58:00Z">
        <w:r w:rsidR="00A04E8F">
          <w:rPr>
            <w:rFonts w:ascii="Avenir Book" w:hAnsi="Avenir Book"/>
          </w:rPr>
          <w:t>R</w:t>
        </w:r>
      </w:ins>
      <w:r w:rsidR="00575C48" w:rsidRPr="003B1C03">
        <w:rPr>
          <w:rFonts w:ascii="Avenir Book" w:hAnsi="Avenir Book"/>
        </w:rPr>
        <w:t>esults are from a</w:t>
      </w:r>
      <w:ins w:id="193" w:author="M P" w:date="2014-03-09T09:15:00Z">
        <w:r w:rsidR="00190EA3" w:rsidRPr="003B1C03">
          <w:rPr>
            <w:rFonts w:ascii="Avenir Book" w:hAnsi="Avenir Book"/>
          </w:rPr>
          <w:t>n</w:t>
        </w:r>
      </w:ins>
      <w:r w:rsidR="00575C48" w:rsidRPr="003B1C03">
        <w:rPr>
          <w:rFonts w:ascii="Avenir Book" w:hAnsi="Avenir Book"/>
        </w:rPr>
        <w:t xml:space="preserve"> </w:t>
      </w:r>
      <w:ins w:id="194" w:author="M P" w:date="2014-03-06T12:43:00Z">
        <w:r w:rsidR="00520697" w:rsidRPr="00827C28">
          <w:rPr>
            <w:rFonts w:ascii="Avenir Book" w:hAnsi="Avenir Book"/>
          </w:rPr>
          <w:t xml:space="preserve">approximated </w:t>
        </w:r>
      </w:ins>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ins w:id="195" w:author="Eleanor Brush" w:date="2014-03-27T12:03:00Z">
          <m:r>
            <w:rPr>
              <w:rFonts w:ascii="Cambria Math" w:hAnsi="Cambria Math"/>
            </w:rPr>
            <m:t>10</m:t>
          </m:r>
        </w:ins>
      </m:oMath>
      <w:r w:rsidR="00575C48" w:rsidRPr="003B1C03">
        <w:rPr>
          <w:rFonts w:ascii="Avenir Book" w:hAnsi="Avenir Book"/>
        </w:rPr>
        <w:t>,</w:t>
      </w:r>
      <w:ins w:id="196" w:author="M P" w:date="2014-03-23T12:58:00Z">
        <w:r w:rsidR="00A04E8F">
          <w:rPr>
            <w:rFonts w:ascii="Avenir Book" w:hAnsi="Avenir Book"/>
          </w:rPr>
          <w:t xml:space="preserve"> and</w:t>
        </w:r>
      </w:ins>
      <w:r w:rsidR="00575C48" w:rsidRPr="003B1C03">
        <w:rPr>
          <w:rFonts w:ascii="Avenir Book" w:hAnsi="Avenir Book"/>
        </w:rPr>
        <w:t xml:space="preserve"> </w:t>
      </w:r>
      <m:oMath>
        <m:r>
          <w:rPr>
            <w:rFonts w:ascii="Cambria Math" w:hAnsi="Cambria Math"/>
          </w:rPr>
          <m:t>⟨d⟩=0.</m:t>
        </m:r>
        <w:ins w:id="197" w:author="Eleanor Brush" w:date="2014-03-27T12:02:00Z">
          <m:r>
            <w:rPr>
              <w:rFonts w:ascii="Cambria Math" w:hAnsi="Cambria Math"/>
            </w:rPr>
            <m:t>5</m:t>
          </m:r>
        </w:ins>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w:t>
      </w:r>
      <w:commentRangeStart w:id="198"/>
      <w:r w:rsidR="00575C48" w:rsidRPr="00E53915">
        <w:rPr>
          <w:rFonts w:ascii="Avenir Book" w:hAnsi="Avenir Book"/>
        </w:rPr>
        <w:t xml:space="preserve">biomass </w:t>
      </w:r>
      <w:commentRangeEnd w:id="198"/>
      <w:r w:rsidR="00E74E13">
        <w:rPr>
          <w:rStyle w:val="CommentReference"/>
        </w:rPr>
        <w:commentReference w:id="198"/>
      </w:r>
      <w:r w:rsidR="00575C48" w:rsidRPr="00E53915">
        <w:rPr>
          <w:rFonts w:ascii="Avenir Book" w:hAnsi="Avenir Book"/>
        </w:rPr>
        <w:t xml:space="preserve">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w:ins w:id="199"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200"/>
      <w:commentRangeStart w:id="201"/>
      <w:r w:rsidR="00575C48" w:rsidRPr="00BD294E">
        <w:rPr>
          <w:rFonts w:ascii="Avenir Book" w:hAnsi="Avenir Book"/>
        </w:rPr>
        <w:t xml:space="preserve">results </w:t>
      </w:r>
      <w:commentRangeEnd w:id="200"/>
      <w:r w:rsidR="00A57A55" w:rsidRPr="00286494">
        <w:rPr>
          <w:rStyle w:val="CommentReference"/>
          <w:rFonts w:ascii="Avenir Book" w:hAnsi="Avenir Book"/>
        </w:rPr>
        <w:commentReference w:id="200"/>
      </w:r>
      <w:commentRangeEnd w:id="201"/>
      <w:r w:rsidR="006938E3">
        <w:rPr>
          <w:rStyle w:val="CommentReference"/>
        </w:rPr>
        <w:commentReference w:id="201"/>
      </w:r>
      <w:r w:rsidR="00575C48" w:rsidRPr="003B1C03">
        <w:rPr>
          <w:rFonts w:ascii="Avenir Book" w:hAnsi="Avenir Book"/>
        </w:rPr>
        <w:t xml:space="preserve">are from </w:t>
      </w:r>
      <w:ins w:id="202" w:author="M P" w:date="2014-03-23T12:59:00Z">
        <w:r w:rsidR="00A04E8F">
          <w:rPr>
            <w:rFonts w:ascii="Avenir Book" w:hAnsi="Avenir Book"/>
          </w:rPr>
          <w:t>calculations</w:t>
        </w:r>
      </w:ins>
      <w:ins w:id="203" w:author="M P" w:date="2014-03-23T12:58:00Z">
        <w:r w:rsidR="00A04E8F">
          <w:rPr>
            <w:rFonts w:ascii="Avenir Book" w:hAnsi="Avenir Book"/>
          </w:rPr>
          <w:t xml:space="preserve"> </w:t>
        </w:r>
      </w:ins>
      <w:ins w:id="204" w:author="M P" w:date="2014-03-23T12:59:00Z">
        <w:r w:rsidR="00A04E8F">
          <w:rPr>
            <w:rFonts w:ascii="Avenir Book" w:hAnsi="Avenir Book"/>
          </w:rPr>
          <w:t>with the</w:t>
        </w:r>
      </w:ins>
      <w:ins w:id="205" w:author="M P" w:date="2014-03-23T12:58:00Z">
        <w:r w:rsidR="00A04E8F">
          <w:rPr>
            <w:rFonts w:ascii="Avenir Book" w:hAnsi="Avenir Book"/>
          </w:rPr>
          <w:t xml:space="preserve"> same parameters as </w:t>
        </w:r>
      </w:ins>
      <w:ins w:id="206" w:author="M P" w:date="2014-03-23T12:59:00Z">
        <w:r w:rsidR="00A04E8F">
          <w:rPr>
            <w:rFonts w:ascii="Avenir Book" w:hAnsi="Avenir Book"/>
          </w:rPr>
          <w:t>Fig. 1b</w:t>
        </w:r>
      </w:ins>
      <w:r w:rsidR="00575C48" w:rsidRPr="00D83B78">
        <w:rPr>
          <w:rFonts w:ascii="Avenir Book" w:hAnsi="Avenir Book"/>
        </w:rPr>
        <w:t>.</w:t>
      </w:r>
    </w:p>
    <w:p w14:paraId="6EC9E467" w14:textId="528616E2" w:rsidR="00575C48" w:rsidRPr="00FF5FB1" w:rsidRDefault="007F44C8" w:rsidP="00080385">
      <w:pPr>
        <w:rPr>
          <w:rFonts w:ascii="Avenir Book" w:hAnsi="Avenir Book"/>
        </w:rPr>
      </w:pPr>
      <w:commentRangeStart w:id="207"/>
      <w:r w:rsidRPr="00A22A2F">
        <w:rPr>
          <w:rFonts w:ascii="Avenir Book" w:hAnsi="Avenir Book"/>
        </w:rPr>
        <w:t xml:space="preserve">Figure </w:t>
      </w:r>
      <w:commentRangeEnd w:id="207"/>
      <w:r w:rsidR="000A5BB5">
        <w:rPr>
          <w:rStyle w:val="CommentReference"/>
        </w:rPr>
        <w:commentReference w:id="207"/>
      </w:r>
      <w:r w:rsidR="00575C48" w:rsidRPr="003B1C03">
        <w:rPr>
          <w:rFonts w:ascii="Avenir Book" w:hAnsi="Avenir Book"/>
        </w:rPr>
        <w:t>3: The equilibrium biomass of the population as a function of the climate velocity on the x-axis and the harvesting rate on the y-axis</w:t>
      </w:r>
      <w:ins w:id="208" w:author="M P" w:date="2014-03-06T13:06:00Z">
        <w:r w:rsidR="00054EA7" w:rsidRPr="00827C28">
          <w:rPr>
            <w:rFonts w:ascii="Avenir Book" w:hAnsi="Avenir Book"/>
          </w:rPr>
          <w:t xml:space="preserve"> under</w:t>
        </w:r>
      </w:ins>
      <w:r w:rsidR="00575C48" w:rsidRPr="00827C28">
        <w:rPr>
          <w:rFonts w:ascii="Avenir Book" w:hAnsi="Avenir Book"/>
        </w:rPr>
        <w:t xml:space="preserve"> </w:t>
      </w:r>
      <w:ins w:id="209" w:author="M P" w:date="2014-03-23T13:01:00Z">
        <w:r w:rsidR="00A04E8F">
          <w:rPr>
            <w:rFonts w:ascii="Avenir Book" w:hAnsi="Avenir Book"/>
          </w:rPr>
          <w:t xml:space="preserve">alternative </w:t>
        </w:r>
      </w:ins>
      <w:r w:rsidR="00575C48" w:rsidRPr="00A22A2F">
        <w:rPr>
          <w:rFonts w:ascii="Avenir Book" w:hAnsi="Avenir Book"/>
        </w:rPr>
        <w:t>management strategies</w:t>
      </w:r>
      <w:r w:rsidR="00B82E56">
        <w:rPr>
          <w:rFonts w:ascii="Avenir Book" w:hAnsi="Avenir Book"/>
        </w:rPr>
        <w:t xml:space="preserve">. </w:t>
      </w:r>
      <w:ins w:id="210" w:author="Emma Fuller" w:date="2014-03-27T14:54:00Z">
        <w:r w:rsidR="00DA2EDF">
          <w:rPr>
            <w:rFonts w:ascii="Avenir Book" w:hAnsi="Avenir Book"/>
          </w:rPr>
          <w:t>(a) The equilibrium biomass for simulations</w:t>
        </w:r>
      </w:ins>
      <w:ins w:id="211" w:author="Emma Fuller" w:date="2014-03-27T14:56:00Z">
        <w:r w:rsidR="001711AD">
          <w:rPr>
            <w:rFonts w:ascii="Avenir Book" w:hAnsi="Avenir Book"/>
          </w:rPr>
          <w:t xml:space="preserve"> with constant harvest rates</w:t>
        </w:r>
      </w:ins>
      <w:ins w:id="212" w:author="Emma Fuller" w:date="2014-03-27T14:54:00Z">
        <w:r w:rsidR="00DA2EDF">
          <w:rPr>
            <w:rFonts w:ascii="Avenir Book" w:hAnsi="Avenir Book"/>
          </w:rPr>
          <w:t xml:space="preserve"> (compare to figure 1b). (b) Equilibrium biomass for simulations with threshold management. </w:t>
        </w:r>
      </w:ins>
      <w:r w:rsidR="00B82E56">
        <w:rPr>
          <w:rFonts w:ascii="Avenir Book" w:hAnsi="Avenir Book"/>
        </w:rPr>
        <w:t>For threshold</w:t>
      </w:r>
      <w:r w:rsidR="001667FC">
        <w:rPr>
          <w:rFonts w:ascii="Avenir Book" w:hAnsi="Avenir Book"/>
        </w:rPr>
        <w:t xml:space="preserve"> management,</w:t>
      </w:r>
      <w:r w:rsidR="00B82E56">
        <w:rPr>
          <w:rFonts w:ascii="Avenir Book" w:hAnsi="Avenir Book"/>
        </w:rPr>
        <w:t xml:space="preserve"> </w:t>
      </w:r>
      <w:r w:rsidR="00EA1EB1">
        <w:rPr>
          <w:rFonts w:ascii="Avenir Book" w:hAnsi="Avenir Book"/>
        </w:rPr>
        <w:t xml:space="preserve">the </w:t>
      </w:r>
      <w:r w:rsidR="00AD4C3A" w:rsidRPr="00827C28">
        <w:rPr>
          <w:rFonts w:ascii="Avenir Book" w:hAnsi="Avenir Book"/>
        </w:rPr>
        <w:t>y</w:t>
      </w:r>
      <w:r w:rsidR="00054EA7" w:rsidRPr="00827C28">
        <w:rPr>
          <w:rFonts w:ascii="Avenir Book" w:hAnsi="Avenir Book"/>
        </w:rPr>
        <w:t>-</w:t>
      </w:r>
      <w:r w:rsidR="00AD4C3A" w:rsidRPr="00D83B78">
        <w:rPr>
          <w:rFonts w:ascii="Avenir Book" w:hAnsi="Avenir Book"/>
        </w:rPr>
        <w:t xml:space="preserve">axis is the proportion of the population </w:t>
      </w:r>
      <w:r w:rsidR="00054EA7" w:rsidRPr="00FF5FB1">
        <w:rPr>
          <w:rFonts w:ascii="Avenir Book" w:hAnsi="Avenir Book"/>
        </w:rPr>
        <w:t xml:space="preserve">that </w:t>
      </w:r>
      <w:r w:rsidR="00AD4C3A" w:rsidRPr="00FF5FB1">
        <w:rPr>
          <w:rFonts w:ascii="Avenir Book" w:hAnsi="Avenir Book"/>
        </w:rPr>
        <w:t>is</w:t>
      </w:r>
      <w:ins w:id="213" w:author="Eleanor Brush" w:date="2014-03-27T11:56:00Z">
        <w:r w:rsidR="00B85015">
          <w:rPr>
            <w:rFonts w:ascii="Avenir Book" w:hAnsi="Avenir Book"/>
          </w:rPr>
          <w:t xml:space="preserve"> allowed to be harvested</w:t>
        </w:r>
      </w:ins>
      <w:r w:rsidR="00575C48" w:rsidRPr="00580DD8">
        <w:rPr>
          <w:rFonts w:ascii="Avenir Book" w:hAnsi="Avenir Book"/>
        </w:rPr>
        <w:t xml:space="preserve">. </w:t>
      </w:r>
      <w:ins w:id="214" w:author="Emma Fuller" w:date="2014-03-27T14:55:00Z">
        <w:r w:rsidR="001711AD">
          <w:rPr>
            <w:rFonts w:ascii="Avenir Book" w:hAnsi="Avenir Book"/>
          </w:rPr>
          <w:t xml:space="preserve">(c) Equilibrium biomass for simulations with many small MPAs. (d) Equilibrium biomass for simulations with few large MPAs. </w:t>
        </w:r>
      </w:ins>
      <w:r w:rsidR="00575C48" w:rsidRPr="00580DD8">
        <w:rPr>
          <w:rFonts w:ascii="Avenir Book" w:hAnsi="Avenir Book"/>
        </w:rPr>
        <w:t xml:space="preserve">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215" w:name="figures"/>
      <w:r w:rsidRPr="006C4A3C">
        <w:rPr>
          <w:rFonts w:ascii="Avenir Book" w:hAnsi="Avenir Book"/>
          <w:color w:val="auto"/>
        </w:rPr>
        <w:br w:type="page"/>
      </w:r>
    </w:p>
    <w:p w14:paraId="621E9ACC" w14:textId="5C688E49" w:rsidR="00575C48" w:rsidRPr="003B1C03" w:rsidRDefault="00575C48" w:rsidP="008B1DE2">
      <w:pPr>
        <w:pStyle w:val="Heading1"/>
        <w:spacing w:line="480" w:lineRule="auto"/>
      </w:pPr>
      <w:r w:rsidRPr="006C4A3C">
        <w:rPr>
          <w:rFonts w:ascii="Avenir Book" w:hAnsi="Avenir Book"/>
          <w:color w:val="auto"/>
        </w:rPr>
        <w:lastRenderedPageBreak/>
        <w:t>Figures</w:t>
      </w:r>
      <w:bookmarkEnd w:id="215"/>
      <w:ins w:id="216" w:author="Emma Fuller" w:date="2014-03-13T15:13:00Z">
        <w:r w:rsidR="008B1DE2" w:rsidRPr="006C4A3C" w:rsidDel="008B1DE2">
          <w:t xml:space="preserve"> </w:t>
        </w:r>
      </w:ins>
      <w:ins w:id="217" w:author="Emma Fuller" w:date="2014-03-27T12:32:00Z">
        <w:r w:rsidR="000F3FED">
          <w:rPr>
            <w:noProof/>
          </w:rPr>
          <w:drawing>
            <wp:inline distT="0" distB="0" distL="0" distR="0" wp14:anchorId="2805D1A6" wp14:editId="77483865">
              <wp:extent cx="5943600" cy="2607945"/>
              <wp:effectExtent l="0" t="0" r="0" b="0"/>
              <wp:docPr id="2" name="Picture 2"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fuller:Documents:Projects:Moving_fish:MovingFish:plots: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ins w:id="218" w:author="Emma Fuller" w:date="2014-03-27T12:33:00Z">
        <w:r w:rsidR="005C2D90">
          <w:rPr>
            <w:rFonts w:ascii="Avenir Book" w:hAnsi="Avenir Book"/>
            <w:noProof/>
            <w:rPrChange w:id="219" w:author="Unknown">
              <w:rPr>
                <w:noProof/>
              </w:rPr>
            </w:rPrChange>
          </w:rPr>
          <w:drawing>
            <wp:inline distT="0" distB="0" distL="0" distR="0" wp14:anchorId="2CE93EDE" wp14:editId="2B439946">
              <wp:extent cx="3843867" cy="3128574"/>
              <wp:effectExtent l="0" t="0" r="0" b="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4223" cy="3128864"/>
                      </a:xfrm>
                      <a:prstGeom prst="rect">
                        <a:avLst/>
                      </a:prstGeom>
                      <a:noFill/>
                      <a:ln>
                        <a:noFill/>
                      </a:ln>
                    </pic:spPr>
                  </pic:pic>
                </a:graphicData>
              </a:graphic>
            </wp:inline>
          </w:drawing>
        </w:r>
      </w:ins>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12BEACA2"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ins w:id="220" w:author="Emma Fuller" w:date="2014-03-27T14:53:00Z">
        <w:r w:rsidR="00DA2EDF">
          <w:rPr>
            <w:rFonts w:ascii="Avenir Book" w:hAnsi="Avenir Book"/>
            <w:noProof/>
            <w:rPrChange w:id="221" w:author="Unknown">
              <w:rPr>
                <w:noProof/>
              </w:rPr>
            </w:rPrChange>
          </w:rPr>
          <w:drawing>
            <wp:inline distT="0" distB="0" distL="0" distR="0" wp14:anchorId="708D92CD" wp14:editId="005672CA">
              <wp:extent cx="4663440" cy="3886200"/>
              <wp:effectExtent l="0" t="0" r="0" b="0"/>
              <wp:docPr id="7" name="Picture 7"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719" cy="3887266"/>
                      </a:xfrm>
                      <a:prstGeom prst="rect">
                        <a:avLst/>
                      </a:prstGeom>
                      <a:noFill/>
                      <a:ln>
                        <a:noFill/>
                      </a:ln>
                    </pic:spPr>
                  </pic:pic>
                </a:graphicData>
              </a:graphic>
            </wp:inline>
          </w:drawing>
        </w:r>
      </w:ins>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5" w:author="M P" w:date="2014-03-23T13:07:00Z" w:initials="MP">
    <w:p w14:paraId="4B3D3642" w14:textId="16EDD3AE" w:rsidR="00510AFE" w:rsidRDefault="00510AFE">
      <w:pPr>
        <w:pStyle w:val="CommentText"/>
      </w:pPr>
      <w:r>
        <w:rPr>
          <w:rStyle w:val="CommentReference"/>
        </w:rPr>
        <w:annotationRef/>
      </w:r>
      <w:r>
        <w:t>You should explain how you measure your threshold, since it’s on a 0-1 scale in Fig. 3. What is 1 scaled relative to?</w:t>
      </w:r>
    </w:p>
  </w:comment>
  <w:comment w:id="198" w:author="M P" w:date="2014-03-23T14:12:00Z" w:initials="MP">
    <w:p w14:paraId="637C964D" w14:textId="0DB7D093" w:rsidR="00510AFE" w:rsidRDefault="00510AFE">
      <w:pPr>
        <w:pStyle w:val="CommentText"/>
      </w:pPr>
      <w:r>
        <w:rPr>
          <w:rStyle w:val="CommentReference"/>
        </w:rPr>
        <w:annotationRef/>
      </w:r>
      <w:r>
        <w:t xml:space="preserve">No need to do this right now, but it’s worth thinking about how we might scale the results relative to population size. 0.12 doesn't mean much when pop size varies from &gt;40 to 0. </w:t>
      </w:r>
    </w:p>
  </w:comment>
  <w:comment w:id="200" w:author="M P" w:date="2014-03-10T16:03:00Z" w:initials="MP">
    <w:p w14:paraId="68BDFC0A" w14:textId="77777777" w:rsidR="00510AFE" w:rsidRDefault="00510AFE">
      <w:pPr>
        <w:pStyle w:val="CommentText"/>
      </w:pPr>
      <w:r>
        <w:rPr>
          <w:rStyle w:val="CommentReference"/>
        </w:rPr>
        <w:annotationRef/>
      </w:r>
      <w:r>
        <w:t>I guess a natural question is: are there any parameter combinations under which the synergy is greater?</w:t>
      </w:r>
    </w:p>
  </w:comment>
  <w:comment w:id="201" w:author="Eleanor Brush" w:date="2014-03-27T12:15:00Z" w:initials="EB">
    <w:p w14:paraId="74B41FCE" w14:textId="4DFB76C6" w:rsidR="00510AFE" w:rsidRDefault="00510AFE">
      <w:pPr>
        <w:pStyle w:val="CommentText"/>
      </w:pPr>
      <w:r>
        <w:rPr>
          <w:rStyle w:val="CommentReference"/>
        </w:rPr>
        <w:annotationRef/>
      </w:r>
      <w:r>
        <w:t>I haven’t done a systematic sweep of parameter space but every plot I’ve generated has similarly small levels of synergy.</w:t>
      </w:r>
    </w:p>
  </w:comment>
  <w:comment w:id="207" w:author="M P" w:date="2014-03-23T21:54:00Z" w:initials="MP">
    <w:p w14:paraId="41D09009" w14:textId="7C0528AB" w:rsidR="00510AFE" w:rsidRDefault="00510AFE">
      <w:pPr>
        <w:pStyle w:val="CommentText"/>
      </w:pPr>
      <w:r>
        <w:rPr>
          <w:rStyle w:val="CommentReference"/>
        </w:rPr>
        <w:annotationRef/>
      </w:r>
      <w:r>
        <w:t xml:space="preserve">I really like the new plot. My only suggestion would be to put No MPAs (perhaps "constant harvest rate"?) and Thresholds on Line 1, with the two MPA scenarios on Line 2 (to match the order of the text). Then add </w:t>
      </w:r>
      <w:proofErr w:type="spellStart"/>
      <w:r>
        <w:t>a,b,c,d</w:t>
      </w:r>
      <w:proofErr w:type="spellEnd"/>
      <w:r>
        <w:t xml:space="preserve"> to the subplots so you can refer to them in the legend.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510AFE" w:rsidRDefault="00510AFE" w:rsidP="00AD2D55">
      <w:pPr>
        <w:spacing w:after="0"/>
      </w:pPr>
      <w:r>
        <w:separator/>
      </w:r>
    </w:p>
  </w:endnote>
  <w:endnote w:type="continuationSeparator" w:id="0">
    <w:p w14:paraId="6B33D488" w14:textId="77777777" w:rsidR="00510AFE" w:rsidRDefault="00510AFE"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510AFE" w:rsidRDefault="00510AFE"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3B73">
      <w:rPr>
        <w:rStyle w:val="PageNumber"/>
        <w:noProof/>
      </w:rPr>
      <w:t>29</w:t>
    </w:r>
    <w:r>
      <w:rPr>
        <w:rStyle w:val="PageNumber"/>
      </w:rPr>
      <w:fldChar w:fldCharType="end"/>
    </w:r>
  </w:p>
  <w:p w14:paraId="63942825" w14:textId="77777777" w:rsidR="00510AFE" w:rsidRDefault="00510AFE"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510AFE" w:rsidRDefault="00510AFE" w:rsidP="00AD2D55">
      <w:pPr>
        <w:spacing w:after="0"/>
      </w:pPr>
      <w:r>
        <w:separator/>
      </w:r>
    </w:p>
  </w:footnote>
  <w:footnote w:type="continuationSeparator" w:id="0">
    <w:p w14:paraId="34464667" w14:textId="77777777" w:rsidR="00510AFE" w:rsidRDefault="00510AFE"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5C3A"/>
    <w:rsid w:val="00026EF3"/>
    <w:rsid w:val="00027B87"/>
    <w:rsid w:val="000321C0"/>
    <w:rsid w:val="000340DE"/>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0F3FED"/>
    <w:rsid w:val="00106C5D"/>
    <w:rsid w:val="00117E7D"/>
    <w:rsid w:val="0012017D"/>
    <w:rsid w:val="00123B73"/>
    <w:rsid w:val="001311BB"/>
    <w:rsid w:val="00137C74"/>
    <w:rsid w:val="00143EAF"/>
    <w:rsid w:val="001477C2"/>
    <w:rsid w:val="001667FC"/>
    <w:rsid w:val="0016690B"/>
    <w:rsid w:val="001710C8"/>
    <w:rsid w:val="001711AD"/>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50D4E"/>
    <w:rsid w:val="00575C48"/>
    <w:rsid w:val="0057608D"/>
    <w:rsid w:val="005768DE"/>
    <w:rsid w:val="00580DD8"/>
    <w:rsid w:val="00590D07"/>
    <w:rsid w:val="00594C95"/>
    <w:rsid w:val="005A0746"/>
    <w:rsid w:val="005B048B"/>
    <w:rsid w:val="005B10B0"/>
    <w:rsid w:val="005C2D90"/>
    <w:rsid w:val="005C6F2D"/>
    <w:rsid w:val="005E1AEE"/>
    <w:rsid w:val="005F20CB"/>
    <w:rsid w:val="00601904"/>
    <w:rsid w:val="00606E60"/>
    <w:rsid w:val="00612EAF"/>
    <w:rsid w:val="00627C41"/>
    <w:rsid w:val="0063115A"/>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27C6"/>
    <w:rsid w:val="00760330"/>
    <w:rsid w:val="00762A56"/>
    <w:rsid w:val="00764BFE"/>
    <w:rsid w:val="00782314"/>
    <w:rsid w:val="00784D58"/>
    <w:rsid w:val="00786A7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04E8F"/>
    <w:rsid w:val="00A22A2F"/>
    <w:rsid w:val="00A33E2D"/>
    <w:rsid w:val="00A36ECA"/>
    <w:rsid w:val="00A436F4"/>
    <w:rsid w:val="00A53F62"/>
    <w:rsid w:val="00A57A55"/>
    <w:rsid w:val="00A82E97"/>
    <w:rsid w:val="00A85881"/>
    <w:rsid w:val="00A8768C"/>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82E56"/>
    <w:rsid w:val="00B85015"/>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5D77"/>
    <w:rsid w:val="00C36279"/>
    <w:rsid w:val="00C42150"/>
    <w:rsid w:val="00C42A27"/>
    <w:rsid w:val="00C45B5B"/>
    <w:rsid w:val="00C51271"/>
    <w:rsid w:val="00C51D18"/>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A6709"/>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BEFD4-BE60-2242-AB96-F8A6CCC97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29</Pages>
  <Words>7041</Words>
  <Characters>40140</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Eleanor Brush</cp:lastModifiedBy>
  <cp:revision>67</cp:revision>
  <cp:lastPrinted>2014-03-23T16:54:00Z</cp:lastPrinted>
  <dcterms:created xsi:type="dcterms:W3CDTF">2014-03-10T20:03:00Z</dcterms:created>
  <dcterms:modified xsi:type="dcterms:W3CDTF">2014-03-27T19:26:00Z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