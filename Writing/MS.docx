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2D51ED50"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w:t>
      </w:r>
      <w:ins w:id="0" w:author="Emma Fuller" w:date="2014-04-29T16:25:00Z">
        <w:r w:rsidR="00FA2973">
          <w:rPr>
            <w:rFonts w:ascii="Avenir Book" w:hAnsi="Avenir Book"/>
            <w:color w:val="auto"/>
          </w:rPr>
          <w:t>change</w:t>
        </w:r>
        <w:r w:rsidR="00FA2973" w:rsidRPr="00A53F62">
          <w:rPr>
            <w:rFonts w:ascii="Avenir Book" w:hAnsi="Avenir Book"/>
            <w:color w:val="auto"/>
          </w:rPr>
          <w:t xml:space="preserve"> </w:t>
        </w:r>
      </w:ins>
      <w:r w:rsidRPr="00A53F62">
        <w:rPr>
          <w:rFonts w:ascii="Avenir Book" w:hAnsi="Avenir Book"/>
          <w:color w:val="auto"/>
        </w:rPr>
        <w:t>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45ECD8" w:rsidR="00917458" w:rsidRPr="003B1C03" w:rsidRDefault="00582E98" w:rsidP="00AD2D55">
      <w:pPr>
        <w:spacing w:line="480" w:lineRule="auto"/>
        <w:rPr>
          <w:rFonts w:ascii="Avenir Book" w:hAnsi="Avenir Book"/>
        </w:rPr>
      </w:pPr>
      <w:ins w:id="2" w:author="Eleanor Brush" w:date="2014-05-11T17:33:00Z">
        <w:r>
          <w:rPr>
            <w:rFonts w:ascii="Avenir Book" w:hAnsi="Avenir Book"/>
          </w:rPr>
          <w:t xml:space="preserve">Climate change </w:t>
        </w:r>
      </w:ins>
      <w:ins w:id="3" w:author="Eleanor Brush" w:date="2014-05-11T18:47:00Z">
        <w:r w:rsidR="00EA2621">
          <w:rPr>
            <w:rFonts w:ascii="Avenir Book" w:hAnsi="Avenir Book"/>
          </w:rPr>
          <w:t xml:space="preserve">can have many impacts on animal populations, which are already </w:t>
        </w:r>
      </w:ins>
      <w:ins w:id="4" w:author="Eleanor Brush" w:date="2014-05-11T18:48:00Z">
        <w:r w:rsidR="00EA2621">
          <w:rPr>
            <w:rFonts w:ascii="Avenir Book" w:hAnsi="Avenir Book"/>
          </w:rPr>
          <w:t>deal</w:t>
        </w:r>
        <w:r w:rsidR="00D848A4">
          <w:rPr>
            <w:rFonts w:ascii="Avenir Book" w:hAnsi="Avenir Book"/>
          </w:rPr>
          <w:t xml:space="preserve">ing with a suite </w:t>
        </w:r>
      </w:ins>
      <w:del w:id="5" w:author="Eleanor Brush" w:date="2014-05-11T18:38:00Z">
        <w:r w:rsidR="00C84A5D" w:rsidRPr="003B1C03" w:rsidDel="00EA2621">
          <w:rPr>
            <w:rFonts w:ascii="Avenir Book" w:hAnsi="Avenir Book"/>
          </w:rPr>
          <w:delText>The impacts of</w:delText>
        </w:r>
        <w:r w:rsidR="00575C48" w:rsidRPr="003B1C03" w:rsidDel="00EA2621">
          <w:rPr>
            <w:rFonts w:ascii="Avenir Book" w:hAnsi="Avenir Book"/>
          </w:rPr>
          <w:delText xml:space="preserve"> chang</w:delText>
        </w:r>
        <w:r w:rsidR="00C84A5D" w:rsidRPr="003B1C03" w:rsidDel="00EA2621">
          <w:rPr>
            <w:rFonts w:ascii="Avenir Book" w:hAnsi="Avenir Book"/>
          </w:rPr>
          <w:delText>ing climates</w:delText>
        </w:r>
        <w:r w:rsidR="00575C48" w:rsidRPr="003B1C03" w:rsidDel="00EA2621">
          <w:rPr>
            <w:rFonts w:ascii="Avenir Book" w:hAnsi="Avenir Book"/>
          </w:rPr>
          <w:delText xml:space="preserve"> do not occur </w:delText>
        </w:r>
      </w:del>
      <w:del w:id="6" w:author="Eleanor Brush" w:date="2014-05-11T18:48:00Z">
        <w:r w:rsidR="00575C48" w:rsidRPr="003B1C03" w:rsidDel="00D848A4">
          <w:rPr>
            <w:rFonts w:ascii="Avenir Book" w:hAnsi="Avenir Book"/>
          </w:rPr>
          <w:delText>in isolation</w:delText>
        </w:r>
        <w:r w:rsidR="00C84A5D" w:rsidRPr="003B1C03" w:rsidDel="00D848A4">
          <w:rPr>
            <w:rFonts w:ascii="Avenir Book" w:hAnsi="Avenir Book"/>
          </w:rPr>
          <w:delText>,</w:delText>
        </w:r>
        <w:r w:rsidR="00575C48" w:rsidRPr="003B1C03" w:rsidDel="00D848A4">
          <w:rPr>
            <w:rFonts w:ascii="Avenir Book" w:hAnsi="Avenir Book"/>
          </w:rPr>
          <w:delText xml:space="preserve"> but </w:delText>
        </w:r>
        <w:r w:rsidR="00C84A5D" w:rsidRPr="003B1C03" w:rsidDel="00D848A4">
          <w:rPr>
            <w:rFonts w:ascii="Avenir Book" w:hAnsi="Avenir Book"/>
          </w:rPr>
          <w:delText xml:space="preserve">instead </w:delText>
        </w:r>
        <w:r w:rsidR="00575C48" w:rsidRPr="003B1C03" w:rsidDel="00D848A4">
          <w:rPr>
            <w:rFonts w:ascii="Avenir Book" w:hAnsi="Avenir Book"/>
          </w:rPr>
          <w:delText xml:space="preserve">appear on a background of </w:delText>
        </w:r>
      </w:del>
      <w:r w:rsidR="00575C48" w:rsidRPr="003B1C03">
        <w:rPr>
          <w:rFonts w:ascii="Avenir Book" w:hAnsi="Avenir Book"/>
        </w:rPr>
        <w:t>other disturbances</w:t>
      </w:r>
      <w:r w:rsidR="00C84A5D" w:rsidRPr="003B1C03">
        <w:rPr>
          <w:rFonts w:ascii="Avenir Book" w:hAnsi="Avenir Book"/>
        </w:rPr>
        <w:t xml:space="preserve"> and stressors</w:t>
      </w:r>
      <w:r w:rsidR="00575C48" w:rsidRPr="003B1C03">
        <w:rPr>
          <w:rFonts w:ascii="Avenir Book" w:hAnsi="Avenir Book"/>
        </w:rPr>
        <w:t xml:space="preserve">. </w:t>
      </w:r>
      <w:r w:rsidR="00C84A5D"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xml:space="preserve">, with an </w:t>
      </w:r>
      <w:commentRangeStart w:id="7"/>
      <w:r w:rsidR="00CA1C7A">
        <w:rPr>
          <w:rFonts w:ascii="Avenir Book" w:hAnsi="Avenir Book"/>
        </w:rPr>
        <w:t xml:space="preserve">ecological modeling </w:t>
      </w:r>
      <w:commentRangeEnd w:id="7"/>
      <w:r w:rsidR="00FA2973">
        <w:rPr>
          <w:rStyle w:val="CommentReference"/>
        </w:rPr>
        <w:commentReference w:id="7"/>
      </w:r>
      <w:r w:rsidR="00CA1C7A">
        <w:rPr>
          <w:rFonts w:ascii="Avenir Book" w:hAnsi="Avenir Book"/>
        </w:rPr>
        <w:t>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w:t>
      </w:r>
      <w:ins w:id="8" w:author="Emma Fuller" w:date="2014-04-30T08:45:00Z">
        <w:r w:rsidR="009305ED">
          <w:rPr>
            <w:rFonts w:ascii="Avenir Book" w:hAnsi="Avenir Book"/>
          </w:rPr>
          <w:t>landscape</w:t>
        </w:r>
      </w:ins>
      <w:r w:rsidR="004F793F" w:rsidRPr="003B1C03">
        <w:rPr>
          <w:rFonts w:ascii="Avenir Book" w:hAnsi="Avenir Book"/>
        </w:rPr>
        <w:t xml:space="preserve">). </w:t>
      </w:r>
      <w:ins w:id="9" w:author="Eleanor Brush" w:date="2014-05-11T18:56:00Z">
        <w:r w:rsidR="007A2B2F">
          <w:rPr>
            <w:rFonts w:ascii="Avenir Book" w:hAnsi="Avenir Book"/>
          </w:rPr>
          <w:t>Our r</w:t>
        </w:r>
      </w:ins>
      <w:del w:id="10" w:author="Eleanor Brush" w:date="2014-05-11T18:56:00Z">
        <w:r w:rsidR="005F20CB" w:rsidRPr="003B1C03" w:rsidDel="007A2B2F">
          <w:rPr>
            <w:rFonts w:ascii="Avenir Book" w:hAnsi="Avenir Book"/>
          </w:rPr>
          <w:delText>R</w:delText>
        </w:r>
      </w:del>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11" w:author="Emma Fuller" w:date="2014-04-29T17:47:00Z">
        <w:r w:rsidR="00C21878">
          <w:rPr>
            <w:rFonts w:ascii="Avenir Book" w:hAnsi="Avenir Book"/>
          </w:rPr>
          <w:t xml:space="preserve">together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ins w:id="12" w:author="Eleanor Brush" w:date="2014-05-11T18:57:00Z">
        <w:r w:rsidR="007A2B2F">
          <w:rPr>
            <w:rFonts w:ascii="Avenir Book" w:hAnsi="Avenir Book"/>
          </w:rPr>
          <w:t>.  We find</w:t>
        </w:r>
      </w:ins>
      <w:del w:id="13" w:author="Eleanor Brush" w:date="2014-05-11T18:57:00Z">
        <w:r w:rsidR="00DF12C1" w:rsidRPr="003B1C03" w:rsidDel="007A2B2F">
          <w:rPr>
            <w:rFonts w:ascii="Avenir Book" w:hAnsi="Avenir Book"/>
          </w:rPr>
          <w:delText>, but</w:delText>
        </w:r>
      </w:del>
      <w:r w:rsidR="00DF12C1" w:rsidRPr="003B1C03">
        <w:rPr>
          <w:rFonts w:ascii="Avenir Book" w:hAnsi="Avenir Book"/>
        </w:rPr>
        <w:t xml:space="preserve"> that </w:t>
      </w:r>
      <w:ins w:id="14" w:author="Emma Fuller" w:date="2014-04-29T17:47:00Z">
        <w:r w:rsidR="00C21878">
          <w:rPr>
            <w:rFonts w:ascii="Avenir Book" w:hAnsi="Avenir Book"/>
          </w:rPr>
          <w:t xml:space="preserve">the </w:t>
        </w:r>
      </w:ins>
      <w:ins w:id="15" w:author="Emma Fuller" w:date="2014-04-29T17:46:00Z">
        <w:r w:rsidR="00C21878">
          <w:rPr>
            <w:rFonts w:ascii="Avenir Book" w:hAnsi="Avenir Book"/>
          </w:rPr>
          <w:t>exact rate</w:t>
        </w:r>
        <w:del w:id="16" w:author="Eleanor Brush" w:date="2014-05-11T18:58:00Z">
          <w:r w:rsidR="00C21878" w:rsidDel="007B1D83">
            <w:rPr>
              <w:rFonts w:ascii="Avenir Book" w:hAnsi="Avenir Book"/>
            </w:rPr>
            <w:delText>s</w:delText>
          </w:r>
        </w:del>
        <w:r w:rsidR="00C21878">
          <w:rPr>
            <w:rFonts w:ascii="Avenir Book" w:hAnsi="Avenir Book"/>
          </w:rPr>
          <w:t xml:space="preserve"> of </w:t>
        </w:r>
        <w:del w:id="17" w:author="Eleanor Brush" w:date="2014-05-11T18:57:00Z">
          <w:r w:rsidR="00C21878" w:rsidDel="007A2B2F">
            <w:rPr>
              <w:rFonts w:ascii="Avenir Book" w:hAnsi="Avenir Book"/>
            </w:rPr>
            <w:delText>these</w:delText>
          </w:r>
        </w:del>
      </w:ins>
      <w:ins w:id="18" w:author="Eleanor Brush" w:date="2014-05-11T18:57:00Z">
        <w:r w:rsidR="007A2B2F">
          <w:rPr>
            <w:rFonts w:ascii="Avenir Book" w:hAnsi="Avenir Book"/>
          </w:rPr>
          <w:t>each</w:t>
        </w:r>
      </w:ins>
      <w:ins w:id="19" w:author="Emma Fuller" w:date="2014-04-29T17:46:00Z">
        <w:r w:rsidR="00C21878">
          <w:rPr>
            <w:rFonts w:ascii="Avenir Book" w:hAnsi="Avenir Book"/>
          </w:rPr>
          <w:t xml:space="preserve"> stressor</w:t>
        </w:r>
        <w:del w:id="20" w:author="Eleanor Brush" w:date="2014-05-11T18:58:00Z">
          <w:r w:rsidR="00C21878" w:rsidDel="007A2B2F">
            <w:rPr>
              <w:rFonts w:ascii="Avenir Book" w:hAnsi="Avenir Book"/>
            </w:rPr>
            <w:delText>s</w:delText>
          </w:r>
        </w:del>
      </w:ins>
      <w:r w:rsidR="00575C48" w:rsidRPr="003B1C03">
        <w:rPr>
          <w:rFonts w:ascii="Avenir Book" w:hAnsi="Avenir Book"/>
        </w:rPr>
        <w:t xml:space="preserve"> </w:t>
      </w:r>
      <w:ins w:id="21" w:author="Eleanor Brush" w:date="2014-05-11T18:57:00Z">
        <w:r w:rsidR="007A2B2F">
          <w:rPr>
            <w:rFonts w:ascii="Avenir Book" w:hAnsi="Avenir Book"/>
          </w:rPr>
          <w:t xml:space="preserve">needed to drive the population extinct </w:t>
        </w:r>
      </w:ins>
      <w:ins w:id="22" w:author="Eleanor Brush" w:date="2014-05-11T18:58:00Z">
        <w:r w:rsidR="007B1D83">
          <w:rPr>
            <w:rFonts w:ascii="Avenir Book" w:hAnsi="Avenir Book"/>
          </w:rPr>
          <w:t xml:space="preserve">decreases </w:t>
        </w:r>
      </w:ins>
      <w:ins w:id="23" w:author="Eleanor Brush" w:date="2014-05-11T18:59:00Z">
        <w:r w:rsidR="007B1D83">
          <w:rPr>
            <w:rFonts w:ascii="Avenir Book" w:hAnsi="Avenir Book"/>
          </w:rPr>
          <w:t xml:space="preserve">as the other stressor increases and that these critical rates </w:t>
        </w:r>
      </w:ins>
      <w:r w:rsidR="00575C48" w:rsidRPr="003B1C03">
        <w:rPr>
          <w:rFonts w:ascii="Avenir Book" w:hAnsi="Avenir Book"/>
        </w:rPr>
        <w:t xml:space="preserve">depend on the growth rate and dispersal kernel of the population. </w:t>
      </w:r>
      <w:r w:rsidR="005F20CB" w:rsidRPr="003B1C03">
        <w:rPr>
          <w:rFonts w:ascii="Avenir Book" w:hAnsi="Avenir Book"/>
        </w:rPr>
        <w:t xml:space="preserve">We also find that </w:t>
      </w:r>
      <w:ins w:id="24" w:author="Eleanor Brush" w:date="2014-05-11T18:49:00Z">
        <w:r w:rsidR="00D848A4">
          <w:rPr>
            <w:rFonts w:ascii="Avenir Book" w:hAnsi="Avenir Book"/>
          </w:rPr>
          <w:t xml:space="preserve">the declines in biomass caused by </w:t>
        </w:r>
      </w:ins>
      <w:r w:rsidR="005F20CB" w:rsidRPr="003B1C03">
        <w:rPr>
          <w:rFonts w:ascii="Avenir Book" w:hAnsi="Avenir Book"/>
        </w:rPr>
        <w:t>climate velocity and fishing</w:t>
      </w:r>
      <w:r w:rsidR="00575C48" w:rsidRPr="003B1C03">
        <w:rPr>
          <w:rFonts w:ascii="Avenir Book" w:hAnsi="Avenir Book"/>
        </w:rPr>
        <w:t xml:space="preserve"> </w:t>
      </w:r>
      <w:del w:id="25" w:author="Eleanor Brush" w:date="2014-05-11T18:50:00Z">
        <w:r w:rsidR="00575C48" w:rsidRPr="003B1C03" w:rsidDel="00D848A4">
          <w:rPr>
            <w:rFonts w:ascii="Avenir Book" w:hAnsi="Avenir Book"/>
          </w:rPr>
          <w:delText>interact nearly additively</w:delText>
        </w:r>
        <w:r w:rsidR="00C03EFA" w:rsidRPr="003B1C03" w:rsidDel="00D848A4">
          <w:rPr>
            <w:rFonts w:ascii="Avenir Book" w:hAnsi="Avenir Book"/>
          </w:rPr>
          <w:delText>, but</w:delText>
        </w:r>
      </w:del>
      <w:ins w:id="26" w:author="Eleanor Brush" w:date="2014-05-11T18:50:00Z">
        <w:r w:rsidR="00D848A4">
          <w:rPr>
            <w:rFonts w:ascii="Avenir Book" w:hAnsi="Avenir Book"/>
          </w:rPr>
          <w:t>are at most slightly greater than the sum of the declines caused by either stressor individually and</w:t>
        </w:r>
      </w:ins>
      <w:r w:rsidR="00C03EFA" w:rsidRPr="003B1C03">
        <w:rPr>
          <w:rFonts w:ascii="Avenir Book" w:hAnsi="Avenir Book"/>
        </w:rPr>
        <w:t xml:space="preserve">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7" w:name="introduction"/>
      <w:r w:rsidRPr="003B1C03">
        <w:rPr>
          <w:rFonts w:ascii="Avenir Book" w:hAnsi="Avenir Book"/>
          <w:color w:val="auto"/>
        </w:rPr>
        <w:t>Introduction</w:t>
      </w:r>
    </w:p>
    <w:bookmarkEnd w:id="27"/>
    <w:p w14:paraId="16F06C26" w14:textId="778F3FA2"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Pr>
          <w:rFonts w:ascii="Avenir Book" w:hAnsi="Avenir Book"/>
        </w:rPr>
        <w:lastRenderedPageBreak/>
        <w:t>(</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w:t>
      </w:r>
      <w:ins w:id="28" w:author="Emma Fuller" w:date="2014-04-29T17:48:00Z">
        <w:r w:rsidR="00C21878">
          <w:rPr>
            <w:rFonts w:ascii="Avenir Book" w:hAnsi="Avenir Book"/>
          </w:rPr>
          <w:t>would suggest otherwise</w:t>
        </w:r>
      </w:ins>
      <w:r w:rsidR="00575C48" w:rsidRPr="003B1C03">
        <w:rPr>
          <w:rFonts w:ascii="Avenir Book" w:hAnsi="Avenir Book"/>
        </w:rPr>
        <w:t xml:space="preserve">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188C9D48" w:rsidR="00EC2ADB" w:rsidRDefault="00575C48" w:rsidP="00AD2D55">
      <w:pPr>
        <w:spacing w:line="480" w:lineRule="auto"/>
        <w:rPr>
          <w:rFonts w:ascii="Avenir Book" w:hAnsi="Avenir Book"/>
        </w:rPr>
      </w:pPr>
      <w:r w:rsidRPr="003B1C03">
        <w:rPr>
          <w:rFonts w:ascii="Avenir Book" w:hAnsi="Avenir Book"/>
        </w:rPr>
        <w:t xml:space="preserve">Climate change and </w:t>
      </w:r>
      <w:r w:rsidR="00F33639">
        <w:rPr>
          <w:rFonts w:ascii="Avenir Book" w:hAnsi="Avenir Book"/>
        </w:rPr>
        <w:t>harvesting</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ins w:id="29" w:author="Eleanor Brush" w:date="2014-05-11T19:04:00Z">
        <w:r w:rsidR="00151E3F">
          <w:rPr>
            <w:rFonts w:ascii="Avenir Book" w:hAnsi="Avenir Book"/>
          </w:rPr>
          <w:t>One effect of climate change is that isotherms move across a landscape, with a rate and direction referred to as climate velocity</w:t>
        </w:r>
      </w:ins>
      <w:ins w:id="30" w:author="Eleanor Brush" w:date="2014-05-11T19:05:00Z">
        <w:r w:rsidR="00151E3F">
          <w:rPr>
            <w:rFonts w:ascii="Avenir Book" w:hAnsi="Avenir Book"/>
          </w:rPr>
          <w:t xml:space="preserve"> </w:t>
        </w:r>
      </w:ins>
      <w:moveToRangeStart w:id="31" w:author="Eleanor Brush" w:date="2014-05-11T19:05:00Z" w:name="move261454468"/>
      <w:moveTo w:id="32" w:author="Eleanor Brush" w:date="2014-05-11T19:05:00Z">
        <w:r w:rsidR="00151E3F" w:rsidRPr="00827C28">
          <w:rPr>
            <w:rFonts w:ascii="Avenir Book" w:hAnsi="Avenir Book"/>
          </w:rPr>
          <w:t>(</w:t>
        </w:r>
        <w:proofErr w:type="spellStart"/>
        <w:r w:rsidR="00151E3F" w:rsidRPr="00827C28">
          <w:rPr>
            <w:rFonts w:ascii="Avenir Book" w:hAnsi="Avenir Book"/>
          </w:rPr>
          <w:t>Loarie</w:t>
        </w:r>
        <w:proofErr w:type="spellEnd"/>
        <w:r w:rsidR="00151E3F" w:rsidRPr="00827C28">
          <w:rPr>
            <w:rFonts w:ascii="Avenir Book" w:hAnsi="Avenir Book"/>
          </w:rPr>
          <w:t xml:space="preserve"> et al. 2009; Burrows et al. 2011)</w:t>
        </w:r>
      </w:moveTo>
      <w:moveToRangeEnd w:id="31"/>
      <w:ins w:id="33" w:author="Eleanor Brush" w:date="2014-05-11T19:05:00Z">
        <w:r w:rsidR="00151E3F">
          <w:rPr>
            <w:rFonts w:ascii="Avenir Book" w:hAnsi="Avenir Book"/>
          </w:rPr>
          <w:t xml:space="preserve">. </w:t>
        </w:r>
      </w:ins>
      <w:ins w:id="34" w:author="Eleanor Brush" w:date="2014-05-11T19:04:00Z">
        <w:r w:rsidR="00151E3F">
          <w:rPr>
            <w:rFonts w:ascii="Avenir Book" w:hAnsi="Avenir Book"/>
          </w:rPr>
          <w:t xml:space="preserve"> </w:t>
        </w:r>
      </w:ins>
      <w:ins w:id="35" w:author="Emma Fuller" w:date="2014-04-30T08:49:00Z">
        <w:del w:id="36" w:author="Eleanor Brush" w:date="2014-05-11T19:02:00Z">
          <w:r w:rsidR="00F33639" w:rsidDel="00151E3F">
            <w:rPr>
              <w:rFonts w:ascii="Avenir Book" w:hAnsi="Avenir Book"/>
            </w:rPr>
            <w:delText>We know m</w:delText>
          </w:r>
        </w:del>
      </w:ins>
      <w:ins w:id="37" w:author="Eleanor Brush" w:date="2014-05-11T19:02:00Z">
        <w:r w:rsidR="00151E3F">
          <w:rPr>
            <w:rFonts w:ascii="Avenir Book" w:hAnsi="Avenir Book"/>
          </w:rPr>
          <w:t>M</w:t>
        </w:r>
      </w:ins>
      <w:ins w:id="38" w:author="Emma Fuller" w:date="2014-04-30T08:49:00Z">
        <w:r w:rsidR="00F33639" w:rsidRPr="00827C28">
          <w:rPr>
            <w:rFonts w:ascii="Avenir Book" w:hAnsi="Avenir Book"/>
          </w:rPr>
          <w:t xml:space="preserve">arine </w:t>
        </w:r>
      </w:ins>
      <w:r w:rsidR="00F4190C" w:rsidRPr="00827C28">
        <w:rPr>
          <w:rFonts w:ascii="Avenir Book" w:hAnsi="Avenir Book"/>
        </w:rPr>
        <w:t xml:space="preserve">and terrestrial </w:t>
      </w:r>
      <w:ins w:id="39" w:author="Eleanor Brush" w:date="2014-05-11T19:02:00Z">
        <w:r w:rsidR="00151E3F">
          <w:rPr>
            <w:rFonts w:ascii="Avenir Book" w:hAnsi="Avenir Book"/>
          </w:rPr>
          <w:t xml:space="preserve">population </w:t>
        </w:r>
      </w:ins>
      <w:ins w:id="40" w:author="Emma Fuller" w:date="2014-04-29T17:50:00Z">
        <w:r w:rsidR="00634756">
          <w:rPr>
            <w:rFonts w:ascii="Avenir Book" w:hAnsi="Avenir Book"/>
          </w:rPr>
          <w:t>distributions shift</w:t>
        </w:r>
      </w:ins>
      <w:r w:rsidRPr="00827C28">
        <w:rPr>
          <w:rFonts w:ascii="Avenir Book" w:hAnsi="Avenir Book"/>
        </w:rPr>
        <w:t xml:space="preserve">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ins w:id="41" w:author="Eleanor Brush" w:date="2014-05-11T19:10:00Z">
        <w:r w:rsidR="00585241">
          <w:rPr>
            <w:rFonts w:ascii="Avenir Book" w:hAnsi="Avenir Book"/>
          </w:rPr>
          <w:t xml:space="preserve">there is evidence that </w:t>
        </w:r>
      </w:ins>
      <w:ins w:id="42" w:author="Emma Fuller" w:date="2014-04-29T17:51:00Z">
        <w:del w:id="43" w:author="Eleanor Brush" w:date="2014-05-11T19:10:00Z">
          <w:r w:rsidR="00634756" w:rsidDel="00585241">
            <w:rPr>
              <w:rFonts w:ascii="Avenir Book" w:hAnsi="Avenir Book"/>
            </w:rPr>
            <w:delText>following gradients in climate velocities</w:delText>
          </w:r>
        </w:del>
      </w:ins>
      <w:del w:id="44" w:author="Eleanor Brush" w:date="2014-05-11T19:10:00Z">
        <w:r w:rsidRPr="003B1C03" w:rsidDel="00585241">
          <w:rPr>
            <w:rFonts w:ascii="Avenir Book" w:hAnsi="Avenir Book"/>
          </w:rPr>
          <w:delText xml:space="preserve"> (Kell, Pilling, and O’Brien 2005; Mackenzie et al. 2007)</w:delText>
        </w:r>
      </w:del>
      <w:ins w:id="45" w:author="Emma Fuller" w:date="2014-04-30T08:49:00Z">
        <w:del w:id="46" w:author="Eleanor Brush" w:date="2014-05-11T19:07:00Z">
          <w:r w:rsidR="00F33639" w:rsidDel="00151E3F">
            <w:rPr>
              <w:rFonts w:ascii="Avenir Book" w:hAnsi="Avenir Book"/>
            </w:rPr>
            <w:delText>,</w:delText>
          </w:r>
        </w:del>
        <w:del w:id="47" w:author="Eleanor Brush" w:date="2014-05-11T19:10:00Z">
          <w:r w:rsidR="00F33639" w:rsidDel="00585241">
            <w:rPr>
              <w:rFonts w:ascii="Avenir Book" w:hAnsi="Avenir Book"/>
            </w:rPr>
            <w:delText xml:space="preserve"> </w:delText>
          </w:r>
        </w:del>
        <w:del w:id="48" w:author="Eleanor Brush" w:date="2014-05-11T19:07:00Z">
          <w:r w:rsidR="00F33639" w:rsidDel="00151E3F">
            <w:rPr>
              <w:rFonts w:ascii="Avenir Book" w:hAnsi="Avenir Book"/>
            </w:rPr>
            <w:delText>where</w:delText>
          </w:r>
        </w:del>
      </w:ins>
      <w:del w:id="49" w:author="Eleanor Brush" w:date="2014-05-11T19:07:00Z">
        <w:r w:rsidRPr="003B1C03" w:rsidDel="00151E3F">
          <w:rPr>
            <w:rFonts w:ascii="Avenir Book" w:hAnsi="Avenir Book"/>
          </w:rPr>
          <w:delText xml:space="preserve"> </w:delText>
        </w:r>
      </w:del>
      <w:ins w:id="50" w:author="Emma Fuller" w:date="2014-04-30T08:49:00Z">
        <w:del w:id="51" w:author="Eleanor Brush" w:date="2014-05-11T19:07:00Z">
          <w:r w:rsidR="00F33639" w:rsidDel="00151E3F">
            <w:rPr>
              <w:rFonts w:ascii="Avenir Book" w:hAnsi="Avenir Book"/>
            </w:rPr>
            <w:delText>c</w:delText>
          </w:r>
          <w:r w:rsidR="00F33639" w:rsidRPr="00827C28" w:rsidDel="00151E3F">
            <w:rPr>
              <w:rFonts w:ascii="Avenir Book" w:hAnsi="Avenir Book"/>
            </w:rPr>
            <w:delText xml:space="preserve">limate </w:delText>
          </w:r>
        </w:del>
      </w:ins>
      <w:del w:id="52" w:author="Eleanor Brush" w:date="2014-05-11T19:07:00Z">
        <w:r w:rsidR="00137C74" w:rsidRPr="00827C28" w:rsidDel="00151E3F">
          <w:rPr>
            <w:rFonts w:ascii="Avenir Book" w:hAnsi="Avenir Book"/>
          </w:rPr>
          <w:delText>velocit</w:delText>
        </w:r>
      </w:del>
      <w:ins w:id="53" w:author="Emma Fuller" w:date="2014-04-29T17:52:00Z">
        <w:del w:id="54" w:author="Eleanor Brush" w:date="2014-05-11T19:07:00Z">
          <w:r w:rsidR="00634756" w:rsidDel="00151E3F">
            <w:rPr>
              <w:rFonts w:ascii="Avenir Book" w:hAnsi="Avenir Book"/>
            </w:rPr>
            <w:delText>ies</w:delText>
          </w:r>
        </w:del>
      </w:ins>
      <w:del w:id="55" w:author="Eleanor Brush" w:date="2014-05-11T19:07:00Z">
        <w:r w:rsidR="00137C74" w:rsidRPr="00827C28" w:rsidDel="00151E3F">
          <w:rPr>
            <w:rFonts w:ascii="Avenir Book" w:hAnsi="Avenir Book"/>
          </w:rPr>
          <w:delText xml:space="preserve"> </w:delText>
        </w:r>
      </w:del>
      <w:ins w:id="56" w:author="Emma Fuller" w:date="2014-04-29T17:52:00Z">
        <w:del w:id="57" w:author="Eleanor Brush" w:date="2014-05-11T19:07:00Z">
          <w:r w:rsidR="00634756" w:rsidDel="00151E3F">
            <w:rPr>
              <w:rFonts w:ascii="Avenir Book" w:hAnsi="Avenir Book"/>
            </w:rPr>
            <w:delText>are</w:delText>
          </w:r>
          <w:r w:rsidR="00634756" w:rsidRPr="00827C28" w:rsidDel="00151E3F">
            <w:rPr>
              <w:rFonts w:ascii="Avenir Book" w:hAnsi="Avenir Book"/>
            </w:rPr>
            <w:delText xml:space="preserve"> </w:delText>
          </w:r>
        </w:del>
      </w:ins>
      <w:del w:id="58" w:author="Eleanor Brush" w:date="2014-05-11T19:07:00Z">
        <w:r w:rsidR="00137C74" w:rsidRPr="00827C28" w:rsidDel="00151E3F">
          <w:rPr>
            <w:rFonts w:ascii="Avenir Book" w:hAnsi="Avenir Book"/>
          </w:rPr>
          <w:delText xml:space="preserve">the rate and direction that isotherms move across </w:delText>
        </w:r>
      </w:del>
      <w:ins w:id="59" w:author="Emma Fuller" w:date="2014-04-29T17:52:00Z">
        <w:del w:id="60" w:author="Eleanor Brush" w:date="2014-05-11T19:07:00Z">
          <w:r w:rsidR="00634756" w:rsidDel="00151E3F">
            <w:rPr>
              <w:rFonts w:ascii="Avenir Book" w:hAnsi="Avenir Book"/>
            </w:rPr>
            <w:delText>a given landscape</w:delText>
          </w:r>
        </w:del>
      </w:ins>
      <w:moveFromRangeStart w:id="61" w:author="Eleanor Brush" w:date="2014-05-11T19:05:00Z" w:name="move261454468"/>
      <w:moveFrom w:id="62" w:author="Eleanor Brush" w:date="2014-05-11T19:05:00Z">
        <w:del w:id="63" w:author="Eleanor Brush" w:date="2014-05-11T19:07:00Z">
          <w:r w:rsidR="00550D4E" w:rsidRPr="00827C28" w:rsidDel="00151E3F">
            <w:rPr>
              <w:rFonts w:ascii="Avenir Book" w:hAnsi="Avenir Book"/>
            </w:rPr>
            <w:delText xml:space="preserve"> (Loarie et al. 2009</w:delText>
          </w:r>
          <w:r w:rsidR="00137C74" w:rsidRPr="00827C28" w:rsidDel="00151E3F">
            <w:rPr>
              <w:rFonts w:ascii="Avenir Book" w:hAnsi="Avenir Book"/>
            </w:rPr>
            <w:delText>; Burrows et al. 2011)</w:delText>
          </w:r>
        </w:del>
      </w:moveFrom>
      <w:moveFromRangeEnd w:id="61"/>
      <w:del w:id="64" w:author="Eleanor Brush" w:date="2014-05-11T19:07:00Z">
        <w:r w:rsidR="00137C74" w:rsidRPr="00827C28" w:rsidDel="00151E3F">
          <w:rPr>
            <w:rFonts w:ascii="Avenir Book" w:hAnsi="Avenir Book"/>
          </w:rPr>
          <w:delText xml:space="preserve">, </w:delText>
        </w:r>
      </w:del>
      <w:del w:id="65" w:author="Eleanor Brush" w:date="2014-05-11T19:10:00Z">
        <w:r w:rsidR="00137C74" w:rsidRPr="00827C28" w:rsidDel="00585241">
          <w:rPr>
            <w:rFonts w:ascii="Avenir Book" w:hAnsi="Avenir Book"/>
          </w:rPr>
          <w:delText>and o</w:delText>
        </w:r>
        <w:r w:rsidR="00D06764" w:rsidRPr="00827C28" w:rsidDel="00585241">
          <w:rPr>
            <w:rFonts w:ascii="Avenir Book" w:hAnsi="Avenir Book"/>
          </w:rPr>
          <w:delText xml:space="preserve">bservations suggest that local </w:delText>
        </w:r>
      </w:del>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ins w:id="66" w:author="Eleanor Brush" w:date="2014-05-11T19:11:00Z">
        <w:r w:rsidR="00585241">
          <w:rPr>
            <w:rFonts w:ascii="Avenir Book" w:hAnsi="Avenir Book"/>
          </w:rPr>
          <w:t xml:space="preserve">can </w:t>
        </w:r>
      </w:ins>
      <w:r w:rsidR="00D06764" w:rsidRPr="00827C28">
        <w:rPr>
          <w:rFonts w:ascii="Avenir Book" w:hAnsi="Avenir Book"/>
        </w:rPr>
        <w:t xml:space="preserve">successfully explain </w:t>
      </w:r>
      <w:ins w:id="67" w:author="Eleanor Brush" w:date="2014-05-11T19:11:00Z">
        <w:r w:rsidR="00585241">
          <w:rPr>
            <w:rFonts w:ascii="Avenir Book" w:hAnsi="Avenir Book"/>
          </w:rPr>
          <w:t xml:space="preserve">these </w:t>
        </w:r>
      </w:ins>
      <w:r w:rsidR="00D06764" w:rsidRPr="00827C28">
        <w:rPr>
          <w:rFonts w:ascii="Avenir Book" w:hAnsi="Avenir Book"/>
        </w:rPr>
        <w:t>shifts</w:t>
      </w:r>
      <w:del w:id="68" w:author="Eleanor Brush" w:date="2014-05-11T19:11:00Z">
        <w:r w:rsidR="00D06764" w:rsidRPr="00827C28" w:rsidDel="00585241">
          <w:rPr>
            <w:rFonts w:ascii="Avenir Book" w:hAnsi="Avenir Book"/>
          </w:rPr>
          <w:delText xml:space="preserve"> in species distributions</w:delText>
        </w:r>
      </w:del>
      <w:ins w:id="69" w:author="Emma Fuller" w:date="2014-04-29T17:53:00Z">
        <w:r w:rsidR="00634756">
          <w:rPr>
            <w:rFonts w:ascii="Avenir Book" w:hAnsi="Avenir Book"/>
          </w:rPr>
          <w:t>, at least in the near past</w:t>
        </w:r>
      </w:ins>
      <w:r w:rsidR="00D06764" w:rsidRPr="00827C28">
        <w:rPr>
          <w:rFonts w:ascii="Avenir Book" w:hAnsi="Avenir Book"/>
        </w:rPr>
        <w:t xml:space="preserve"> (</w:t>
      </w:r>
      <w:proofErr w:type="spellStart"/>
      <w:ins w:id="70" w:author="Eleanor Brush" w:date="2014-05-11T19:10:00Z">
        <w:r w:rsidR="00585241" w:rsidRPr="003B1C03">
          <w:rPr>
            <w:rFonts w:ascii="Avenir Book" w:hAnsi="Avenir Book"/>
          </w:rPr>
          <w:t>Kell</w:t>
        </w:r>
        <w:proofErr w:type="spellEnd"/>
        <w:r w:rsidR="00585241" w:rsidRPr="003B1C03">
          <w:rPr>
            <w:rFonts w:ascii="Avenir Book" w:hAnsi="Avenir Book"/>
          </w:rPr>
          <w:t>, Pilling, and O’Brien 2005; Mackenzie et al. 2007</w:t>
        </w:r>
        <w:r w:rsidR="00585241">
          <w:rPr>
            <w:rFonts w:ascii="Avenir Book" w:hAnsi="Avenir Book"/>
          </w:rPr>
          <w:t xml:space="preserve">; </w:t>
        </w:r>
      </w:ins>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r w:rsidR="00EC2ADB">
        <w:rPr>
          <w:rFonts w:ascii="Avenir Book" w:hAnsi="Avenir Book"/>
        </w:rPr>
        <w:t xml:space="preserve"> </w:t>
      </w:r>
      <w:ins w:id="71" w:author="Emma Fuller" w:date="2014-04-30T08:50:00Z">
        <w:r w:rsidR="00F33639" w:rsidDel="00F33639">
          <w:rPr>
            <w:rFonts w:ascii="Avenir Book" w:hAnsi="Avenir Book"/>
          </w:rPr>
          <w:t xml:space="preserve"> </w:t>
        </w:r>
      </w:ins>
    </w:p>
    <w:p w14:paraId="20719CC9" w14:textId="70C10BEA" w:rsidR="00917458" w:rsidRPr="00827C28" w:rsidRDefault="006A6D4F" w:rsidP="00AD2D55">
      <w:pPr>
        <w:spacing w:line="480" w:lineRule="auto"/>
        <w:rPr>
          <w:rFonts w:ascii="Avenir Book" w:hAnsi="Avenir Book"/>
        </w:rPr>
      </w:pPr>
      <w:ins w:id="72" w:author="Eleanor Brush" w:date="2014-05-11T19:09:00Z">
        <w:r>
          <w:rPr>
            <w:rFonts w:ascii="Avenir Book" w:hAnsi="Avenir Book"/>
          </w:rPr>
          <w:t>M</w:t>
        </w:r>
      </w:ins>
      <w:del w:id="73" w:author="Eleanor Brush" w:date="2014-05-11T19:09:00Z">
        <w:r w:rsidR="00FC7AE6" w:rsidDel="006A6D4F">
          <w:rPr>
            <w:rFonts w:ascii="Avenir Book" w:hAnsi="Avenir Book"/>
          </w:rPr>
          <w:delText>In addition</w:delText>
        </w:r>
        <w:r w:rsidR="00D06764" w:rsidRPr="00827C28" w:rsidDel="006A6D4F">
          <w:rPr>
            <w:rFonts w:ascii="Avenir Book" w:hAnsi="Avenir Book"/>
          </w:rPr>
          <w:delText xml:space="preserve">, </w:delText>
        </w:r>
      </w:del>
      <w:del w:id="74" w:author="Eleanor Brush" w:date="2014-05-11T19:08:00Z">
        <w:r w:rsidR="00EC2ADB" w:rsidDel="00151E3F">
          <w:rPr>
            <w:rFonts w:ascii="Avenir Book" w:hAnsi="Avenir Book"/>
          </w:rPr>
          <w:delText xml:space="preserve">however, </w:delText>
        </w:r>
      </w:del>
      <w:del w:id="75" w:author="Eleanor Brush" w:date="2014-05-11T19:09:00Z">
        <w:r w:rsidR="006D78A7" w:rsidRPr="00A53F62" w:rsidDel="006A6D4F">
          <w:rPr>
            <w:rFonts w:ascii="Avenir Book" w:hAnsi="Avenir Book"/>
          </w:rPr>
          <w:delText>m</w:delText>
        </w:r>
      </w:del>
      <w:r w:rsidR="006D78A7" w:rsidRPr="00A53F62">
        <w:rPr>
          <w:rFonts w:ascii="Avenir Book" w:hAnsi="Avenir Book"/>
        </w:rPr>
        <w:t xml:space="preserve">any of </w:t>
      </w:r>
      <w:r w:rsidR="00D06764" w:rsidRPr="00BE1D72">
        <w:rPr>
          <w:rFonts w:ascii="Avenir Book" w:hAnsi="Avenir Book"/>
        </w:rPr>
        <w:t>t</w:t>
      </w:r>
      <w:r w:rsidR="00575C48" w:rsidRPr="008F2B52">
        <w:rPr>
          <w:rFonts w:ascii="Avenir Book" w:hAnsi="Avenir Book"/>
        </w:rPr>
        <w:t xml:space="preserve">hese shifting species are </w:t>
      </w:r>
      <w:ins w:id="76" w:author="Eleanor Brush" w:date="2014-05-11T19:09:00Z">
        <w:r>
          <w:rPr>
            <w:rFonts w:ascii="Avenir Book" w:hAnsi="Avenir Book"/>
          </w:rPr>
          <w:t xml:space="preserve">also </w:t>
        </w:r>
      </w:ins>
      <w:r w:rsidR="00575C48" w:rsidRPr="008F2B52">
        <w:rPr>
          <w:rFonts w:ascii="Avenir Book" w:hAnsi="Avenir Book"/>
        </w:rPr>
        <w:t xml:space="preserve">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w:t>
      </w:r>
      <w:ins w:id="77" w:author="Eleanor Brush" w:date="2014-05-11T19:09:00Z">
        <w:r>
          <w:rPr>
            <w:rFonts w:ascii="Avenir Book" w:hAnsi="Avenir Book"/>
          </w:rPr>
          <w:t xml:space="preserve">the introduction of </w:t>
        </w:r>
      </w:ins>
      <w:r w:rsidR="00575C48" w:rsidRPr="003B1C03">
        <w:rPr>
          <w:rFonts w:ascii="Avenir Book" w:hAnsi="Avenir Book"/>
        </w:rPr>
        <w:t>invasive species</w:t>
      </w:r>
      <w:r w:rsidR="00EC2ADB">
        <w:rPr>
          <w:rFonts w:ascii="Avenir Book" w:hAnsi="Avenir Book"/>
        </w:rPr>
        <w:t>, and other stressors</w:t>
      </w:r>
      <w:r w:rsidR="00575C48" w:rsidRPr="003B1C03">
        <w:rPr>
          <w:rFonts w:ascii="Avenir Book" w:hAnsi="Avenir Book"/>
        </w:rPr>
        <w:t xml:space="preserve"> (Wilcove et al. 1998; Sala 2000). </w:t>
      </w:r>
      <w:ins w:id="78" w:author="Eleanor Brush" w:date="2014-05-11T19:15:00Z">
        <w:r w:rsidR="000D7FDE">
          <w:rPr>
            <w:rFonts w:ascii="Avenir Book" w:hAnsi="Avenir Book"/>
          </w:rPr>
          <w:t xml:space="preserve">There is therefore great potential for synergistic interactions </w:t>
        </w:r>
        <w:r w:rsidR="000D7FDE">
          <w:rPr>
            <w:rFonts w:ascii="Avenir Book" w:hAnsi="Avenir Book"/>
          </w:rPr>
          <w:lastRenderedPageBreak/>
          <w:t xml:space="preserve">between the effects of </w:t>
        </w:r>
        <w:r w:rsidR="00BE29F1">
          <w:rPr>
            <w:rFonts w:ascii="Avenir Book" w:hAnsi="Avenir Book"/>
          </w:rPr>
          <w:t>climate change</w:t>
        </w:r>
        <w:r w:rsidR="000D7FDE">
          <w:rPr>
            <w:rFonts w:ascii="Avenir Book" w:hAnsi="Avenir Book"/>
          </w:rPr>
          <w:t xml:space="preserve"> and these other stressors.  </w:t>
        </w:r>
      </w:ins>
      <w:ins w:id="79" w:author="Eleanor Brush" w:date="2014-05-11T19:58:00Z">
        <w:r w:rsidR="00BE29F1">
          <w:rPr>
            <w:rFonts w:ascii="Avenir Book" w:hAnsi="Avenir Book"/>
          </w:rPr>
          <w:t>S</w:t>
        </w:r>
        <w:r w:rsidR="00BE29F1" w:rsidRPr="00827C28">
          <w:rPr>
            <w:rFonts w:ascii="Avenir Book" w:hAnsi="Avenir Book"/>
          </w:rPr>
          <w:t>ynergistic interactions between warming temperatures</w:t>
        </w:r>
        <w:r w:rsidR="00BE29F1">
          <w:rPr>
            <w:rFonts w:ascii="Avenir Book" w:hAnsi="Avenir Book"/>
          </w:rPr>
          <w:t xml:space="preserve">, one of the most well studied effects of climate change, and </w:t>
        </w:r>
        <w:r w:rsidR="00BE29F1" w:rsidRPr="00827C28">
          <w:rPr>
            <w:rFonts w:ascii="Avenir Book" w:hAnsi="Avenir Book"/>
          </w:rPr>
          <w:t>harvesting have been identified in microcosm experiments (Mora et al. 2007).</w:t>
        </w:r>
        <w:r w:rsidR="00BE29F1">
          <w:rPr>
            <w:rFonts w:ascii="Avenir Book" w:hAnsi="Avenir Book"/>
          </w:rPr>
          <w:t xml:space="preserve">  </w:t>
        </w:r>
        <w:r w:rsidR="000C74C5">
          <w:rPr>
            <w:rFonts w:ascii="Avenir Book" w:hAnsi="Avenir Book"/>
          </w:rPr>
          <w:t xml:space="preserve">While there is </w:t>
        </w:r>
      </w:ins>
      <w:ins w:id="80" w:author="Eleanor Brush" w:date="2014-05-11T20:07:00Z">
        <w:r w:rsidR="000C74C5">
          <w:rPr>
            <w:rFonts w:ascii="Avenir Book" w:hAnsi="Avenir Book"/>
          </w:rPr>
          <w:t>not much</w:t>
        </w:r>
      </w:ins>
      <w:ins w:id="81" w:author="Eleanor Brush" w:date="2014-05-11T19:58:00Z">
        <w:r w:rsidR="000C74C5">
          <w:rPr>
            <w:rFonts w:ascii="Avenir Book" w:hAnsi="Avenir Book"/>
          </w:rPr>
          <w:t xml:space="preserve"> work on the interactions between range shifts and harvesting, </w:t>
        </w:r>
      </w:ins>
      <w:ins w:id="82" w:author="Eleanor Brush" w:date="2014-05-11T19:59:00Z">
        <w:r w:rsidR="000C74C5">
          <w:rPr>
            <w:rFonts w:ascii="Avenir Book" w:hAnsi="Avenir Book"/>
          </w:rPr>
          <w:t xml:space="preserve">there is empirical evidence </w:t>
        </w:r>
      </w:ins>
      <w:del w:id="83" w:author="Eleanor Brush" w:date="2014-05-11T19:59:00Z">
        <w:r w:rsidR="00575C48" w:rsidRPr="003B1C03" w:rsidDel="000C74C5">
          <w:rPr>
            <w:rFonts w:ascii="Avenir Book" w:hAnsi="Avenir Book"/>
          </w:rPr>
          <w:delText xml:space="preserve">Previous empirical work has </w:delText>
        </w:r>
        <w:r w:rsidR="00EC2ADB" w:rsidDel="000C74C5">
          <w:rPr>
            <w:rFonts w:ascii="Avenir Book" w:hAnsi="Avenir Book"/>
          </w:rPr>
          <w:delText xml:space="preserve">argued </w:delText>
        </w:r>
      </w:del>
      <w:r w:rsidR="00EC2ADB">
        <w:rPr>
          <w:rFonts w:ascii="Avenir Book" w:hAnsi="Avenir Book"/>
        </w:rPr>
        <w:t xml:space="preserve">that </w:t>
      </w:r>
      <w:commentRangeStart w:id="84"/>
      <w:r w:rsidR="00EC2ADB">
        <w:rPr>
          <w:rFonts w:ascii="Avenir Book" w:hAnsi="Avenir Book"/>
        </w:rPr>
        <w:t>overfishing can hasten</w:t>
      </w:r>
      <w:r w:rsidR="00EC2ADB" w:rsidRPr="003B1C03">
        <w:rPr>
          <w:rFonts w:ascii="Avenir Book" w:hAnsi="Avenir Book"/>
        </w:rPr>
        <w:t xml:space="preserve"> temperature-driven range shifts</w:t>
      </w:r>
      <w:r w:rsidR="00EC2ADB">
        <w:rPr>
          <w:rFonts w:ascii="Avenir Book" w:hAnsi="Avenir Book"/>
        </w:rPr>
        <w:t xml:space="preserve"> </w:t>
      </w:r>
      <w:commentRangeEnd w:id="84"/>
      <w:r w:rsidR="00634756">
        <w:rPr>
          <w:rStyle w:val="CommentReference"/>
        </w:rPr>
        <w:commentReference w:id="84"/>
      </w:r>
      <w:r w:rsidR="00EC2ADB">
        <w:rPr>
          <w:rFonts w:ascii="Avenir Book" w:hAnsi="Avenir Book"/>
        </w:rPr>
        <w:t xml:space="preserve">through </w:t>
      </w:r>
      <w:r w:rsidR="00575C48" w:rsidRPr="003B1C03">
        <w:rPr>
          <w:rFonts w:ascii="Avenir Book" w:hAnsi="Avenir Book"/>
        </w:rPr>
        <w:t>synergistic interactions (Ling et al. 2009)</w:t>
      </w:r>
      <w:r w:rsidR="00760330">
        <w:rPr>
          <w:rFonts w:ascii="Avenir Book" w:hAnsi="Avenir Book"/>
        </w:rPr>
        <w:t xml:space="preserve">. </w:t>
      </w:r>
      <w:del w:id="85" w:author="Eleanor Brush" w:date="2014-05-11T19:57:00Z">
        <w:r w:rsidR="00760330" w:rsidDel="00BE29F1">
          <w:rPr>
            <w:rFonts w:ascii="Avenir Book" w:hAnsi="Avenir Book"/>
          </w:rPr>
          <w:delText>S</w:delText>
        </w:r>
        <w:r w:rsidR="00575C48" w:rsidRPr="00827C28" w:rsidDel="00BE29F1">
          <w:rPr>
            <w:rFonts w:ascii="Avenir Book" w:hAnsi="Avenir Book"/>
          </w:rPr>
          <w:delText xml:space="preserve">ynergistic interactions between warming temperatures, harvesting and connectivity have </w:delText>
        </w:r>
        <w:r w:rsidR="00760330" w:rsidDel="00BE29F1">
          <w:rPr>
            <w:rFonts w:ascii="Avenir Book" w:hAnsi="Avenir Book"/>
          </w:rPr>
          <w:delText xml:space="preserve">also </w:delText>
        </w:r>
        <w:r w:rsidR="00575C48" w:rsidRPr="00827C28" w:rsidDel="00BE29F1">
          <w:rPr>
            <w:rFonts w:ascii="Avenir Book" w:hAnsi="Avenir Book"/>
          </w:rPr>
          <w:delText xml:space="preserve">been identified in microcosm experiments (Mora et al. 2007). </w:delText>
        </w:r>
      </w:del>
      <w:r w:rsidR="00575C48" w:rsidRPr="00827C28">
        <w:rPr>
          <w:rFonts w:ascii="Avenir Book" w:hAnsi="Avenir Book"/>
        </w:rPr>
        <w:t>This empirical work underscores the importance of understanding how range shifts and harvesting interact.</w:t>
      </w:r>
    </w:p>
    <w:p w14:paraId="4198A096" w14:textId="3FCB181B"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68DDABC1"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w:t>
      </w:r>
      <w:proofErr w:type="gramStart"/>
      <w:r w:rsidR="003228DC">
        <w:rPr>
          <w:rFonts w:ascii="Avenir Book" w:hAnsi="Avenir Book"/>
        </w:rPr>
        <w:t>populations</w:t>
      </w:r>
      <w:proofErr w:type="gramEnd"/>
      <w:r w:rsidR="003228DC">
        <w:rPr>
          <w:rFonts w:ascii="Avenir Book" w:hAnsi="Avenir Book"/>
        </w:rPr>
        <w:t xml:space="preserve"> respond to </w:t>
      </w:r>
      <w:r w:rsidR="00575C48" w:rsidRPr="003B1C03">
        <w:rPr>
          <w:rFonts w:ascii="Avenir Book" w:hAnsi="Avenir Book"/>
        </w:rPr>
        <w:t xml:space="preserve">climate fluctuations (large anomalies around the mean) rather than shifts in </w:t>
      </w:r>
      <w:ins w:id="86" w:author="Emma Fuller" w:date="2014-04-29T17:55:00Z">
        <w:r w:rsidR="00634756">
          <w:rPr>
            <w:rFonts w:ascii="Avenir Book" w:hAnsi="Avenir Book"/>
          </w:rPr>
          <w:t xml:space="preserve">mean </w:t>
        </w:r>
      </w:ins>
      <w:r w:rsidR="00575C48" w:rsidRPr="003B1C03">
        <w:rPr>
          <w:rFonts w:ascii="Avenir Book" w:hAnsi="Avenir Book"/>
        </w:rPr>
        <w:t>temperature (Walters and Parma 1996; King and McFarlane 2006</w:t>
      </w:r>
      <w:r w:rsidR="00FF5FB1">
        <w:rPr>
          <w:rFonts w:ascii="Avenir Book" w:hAnsi="Avenir Book"/>
        </w:rPr>
        <w:t xml:space="preserve">; Botsford et al. </w:t>
      </w:r>
      <w:r w:rsidR="00FF5FB1">
        <w:rPr>
          <w:rFonts w:ascii="Avenir Book" w:hAnsi="Avenir Book"/>
        </w:rPr>
        <w:lastRenderedPageBreak/>
        <w:t>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 xml:space="preserve">Alternatively, other studies have examined the consequences of shifting species distributions for fisheries catch or food webs (Cheung et al. 2010; Ainsworth et al. 2011). </w:t>
      </w:r>
      <w:commentRangeStart w:id="87"/>
      <w:r w:rsidR="00EC2ADB">
        <w:rPr>
          <w:rFonts w:ascii="Avenir Book" w:hAnsi="Avenir Book"/>
        </w:rPr>
        <w:t>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t xml:space="preserve">explicitly </w:t>
      </w:r>
      <w:r w:rsidR="00EC2ADB">
        <w:rPr>
          <w:rFonts w:ascii="Avenir Book" w:hAnsi="Avenir Book"/>
        </w:rPr>
        <w:t xml:space="preserve">examined whether, or how, fisheries affect that ability of species to keep pace with climate velocity. </w:t>
      </w:r>
      <w:commentRangeEnd w:id="87"/>
      <w:r w:rsidR="00634756">
        <w:rPr>
          <w:rStyle w:val="CommentReference"/>
        </w:rPr>
        <w:commentReference w:id="87"/>
      </w:r>
    </w:p>
    <w:p w14:paraId="46DAD5D7" w14:textId="38DE5641"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w:t>
      </w:r>
      <w:ins w:id="88" w:author="Emma Fuller" w:date="2014-04-29T17:56:00Z">
        <w:r w:rsidR="00634756">
          <w:rPr>
            <w:rFonts w:ascii="Avenir Book" w:hAnsi="Avenir Book"/>
          </w:rPr>
          <w:t>because of its mathematical generality, it</w:t>
        </w:r>
      </w:ins>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 xml:space="preserve">the harvesting rate and climate velocity that drive </w:t>
      </w:r>
      <w:ins w:id="89" w:author="Emma Fuller" w:date="2014-04-29T17:57:00Z">
        <w:r w:rsidR="00634756">
          <w:rPr>
            <w:rFonts w:ascii="Avenir Book" w:hAnsi="Avenir Book"/>
          </w:rPr>
          <w:t>marine</w:t>
        </w:r>
        <w:r w:rsidR="00634756" w:rsidRPr="003B1C03">
          <w:rPr>
            <w:rFonts w:ascii="Avenir Book" w:hAnsi="Avenir Book"/>
          </w:rPr>
          <w:t xml:space="preserve"> </w:t>
        </w:r>
      </w:ins>
      <w:r w:rsidRPr="003B1C03">
        <w:rPr>
          <w:rFonts w:ascii="Avenir Book" w:hAnsi="Avenir Book"/>
        </w:rPr>
        <w:t>population</w:t>
      </w:r>
      <w:ins w:id="90" w:author="Emma Fuller" w:date="2014-04-29T17:57:00Z">
        <w:r w:rsidR="00634756">
          <w:rPr>
            <w:rFonts w:ascii="Avenir Book" w:hAnsi="Avenir Book"/>
          </w:rPr>
          <w:t>s</w:t>
        </w:r>
      </w:ins>
      <w:r w:rsidRPr="003B1C03">
        <w:rPr>
          <w:rFonts w:ascii="Avenir Book" w:hAnsi="Avenir Book"/>
        </w:rPr>
        <w:t xml:space="preserve"> extinct</w:t>
      </w:r>
      <w:ins w:id="91" w:author="Emma Fuller" w:date="2014-04-29T17:57:00Z">
        <w:r w:rsidR="00634756">
          <w:rPr>
            <w:rFonts w:ascii="Avenir Book" w:hAnsi="Avenir Book"/>
          </w:rPr>
          <w:t>,</w:t>
        </w:r>
      </w:ins>
      <w:r w:rsidRPr="003B1C03">
        <w:rPr>
          <w:rFonts w:ascii="Avenir Book" w:hAnsi="Avenir Book"/>
        </w:rPr>
        <w:t xml:space="preserve"> and </w:t>
      </w:r>
      <w:ins w:id="92" w:author="Emma Fuller" w:date="2014-04-29T17:57:00Z">
        <w:r w:rsidR="00634756">
          <w:rPr>
            <w:rFonts w:ascii="Avenir Book" w:hAnsi="Avenir Book"/>
          </w:rPr>
          <w:t xml:space="preserve">explore the combined demographic effect of </w:t>
        </w:r>
      </w:ins>
      <w:r w:rsidRPr="003B1C03">
        <w:rPr>
          <w:rFonts w:ascii="Avenir Book" w:hAnsi="Avenir Book"/>
        </w:rPr>
        <w:t xml:space="preserve">these critical rates. We show that </w:t>
      </w:r>
      <w:ins w:id="93" w:author="Eleanor Brush" w:date="2014-05-11T19:21:00Z">
        <w:r w:rsidR="00A45A8E">
          <w:rPr>
            <w:rFonts w:ascii="Avenir Book" w:hAnsi="Avenir Book"/>
          </w:rPr>
          <w:t xml:space="preserve">the declines in biomass caused by </w:t>
        </w:r>
      </w:ins>
      <w:r w:rsidRPr="003B1C03">
        <w:rPr>
          <w:rFonts w:ascii="Avenir Book" w:hAnsi="Avenir Book"/>
        </w:rPr>
        <w:t xml:space="preserve">climate-driven range shifts and fishing </w:t>
      </w:r>
      <w:del w:id="94" w:author="Eleanor Brush" w:date="2014-05-11T19:22:00Z">
        <w:r w:rsidRPr="003B1C03" w:rsidDel="00A45A8E">
          <w:rPr>
            <w:rFonts w:ascii="Avenir Book" w:hAnsi="Avenir Book"/>
          </w:rPr>
          <w:delText xml:space="preserve">interact </w:delText>
        </w:r>
      </w:del>
      <w:del w:id="95" w:author="Eleanor Brush" w:date="2014-05-11T19:21:00Z">
        <w:r w:rsidRPr="003B1C03" w:rsidDel="00A45A8E">
          <w:rPr>
            <w:rFonts w:ascii="Avenir Book" w:hAnsi="Avenir Book"/>
          </w:rPr>
          <w:delText>nearly additively</w:delText>
        </w:r>
      </w:del>
      <w:ins w:id="96" w:author="Eleanor Brush" w:date="2014-05-11T19:21:00Z">
        <w:r w:rsidR="00A45A8E">
          <w:rPr>
            <w:rFonts w:ascii="Avenir Book" w:hAnsi="Avenir Book"/>
          </w:rPr>
          <w:t xml:space="preserve">are at most </w:t>
        </w:r>
      </w:ins>
      <w:ins w:id="97" w:author="Eleanor Brush" w:date="2014-05-11T19:22:00Z">
        <w:r w:rsidR="00A45A8E">
          <w:rPr>
            <w:rFonts w:ascii="Avenir Book" w:hAnsi="Avenir Book"/>
          </w:rPr>
          <w:t xml:space="preserve">only </w:t>
        </w:r>
      </w:ins>
      <w:ins w:id="98" w:author="Eleanor Brush" w:date="2014-05-11T19:21:00Z">
        <w:r w:rsidR="00A45A8E">
          <w:rPr>
            <w:rFonts w:ascii="Avenir Book" w:hAnsi="Avenir Book"/>
          </w:rPr>
          <w:t>slightly greater than the sum of the declines caused by either stressor individually</w:t>
        </w:r>
      </w:ins>
      <w:del w:id="99" w:author="Eleanor Brush" w:date="2014-05-11T19:28:00Z">
        <w:r w:rsidRPr="003B1C03" w:rsidDel="00A45A8E">
          <w:rPr>
            <w:rFonts w:ascii="Avenir Book" w:hAnsi="Avenir Book"/>
          </w:rPr>
          <w:delText xml:space="preserve">, </w:delText>
        </w:r>
      </w:del>
      <w:ins w:id="100" w:author="Eleanor Brush" w:date="2014-05-11T19:28:00Z">
        <w:r w:rsidR="00A45A8E">
          <w:rPr>
            <w:rFonts w:ascii="Avenir Book" w:hAnsi="Avenir Book"/>
          </w:rPr>
          <w:t xml:space="preserve"> and that there was </w:t>
        </w:r>
      </w:ins>
      <w:del w:id="101" w:author="Eleanor Brush" w:date="2014-05-11T19:22:00Z">
        <w:r w:rsidRPr="003B1C03" w:rsidDel="00A45A8E">
          <w:rPr>
            <w:rFonts w:ascii="Avenir Book" w:hAnsi="Avenir Book"/>
          </w:rPr>
          <w:delText xml:space="preserve">with </w:delText>
        </w:r>
      </w:del>
      <w:r w:rsidRPr="003B1C03">
        <w:rPr>
          <w:rFonts w:ascii="Avenir Book" w:hAnsi="Avenir Book"/>
        </w:rPr>
        <w:t xml:space="preserve">low positive synergy </w:t>
      </w:r>
      <w:ins w:id="102" w:author="Eleanor Brush" w:date="2014-05-11T19:28:00Z">
        <w:r w:rsidR="00A45A8E">
          <w:rPr>
            <w:rFonts w:ascii="Avenir Book" w:hAnsi="Avenir Book"/>
          </w:rPr>
          <w:t xml:space="preserve">only </w:t>
        </w:r>
      </w:ins>
      <w:r w:rsidRPr="003B1C03">
        <w:rPr>
          <w:rFonts w:ascii="Avenir Book" w:hAnsi="Avenir Book"/>
        </w:rPr>
        <w:t xml:space="preserve">at </w:t>
      </w:r>
      <w:del w:id="103" w:author="Eleanor Brush" w:date="2014-05-11T19:28:00Z">
        <w:r w:rsidRPr="003B1C03" w:rsidDel="00A45A8E">
          <w:rPr>
            <w:rFonts w:ascii="Avenir Book" w:hAnsi="Avenir Book"/>
          </w:rPr>
          <w:delText xml:space="preserve">more </w:delText>
        </w:r>
      </w:del>
      <w:r w:rsidRPr="003B1C03">
        <w:rPr>
          <w:rFonts w:ascii="Avenir Book" w:hAnsi="Avenir Book"/>
        </w:rPr>
        <w:t>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w:t>
      </w:r>
      <w:commentRangeStart w:id="104"/>
      <w:r w:rsidRPr="003B1C03">
        <w:rPr>
          <w:rFonts w:ascii="Avenir Book" w:hAnsi="Avenir Book"/>
        </w:rPr>
        <w:t>(Gaines</w:t>
      </w:r>
      <w:del w:id="105" w:author="Eleanor Brush" w:date="2014-05-11T19:28:00Z">
        <w:r w:rsidRPr="003B1C03" w:rsidDel="00181CA6">
          <w:rPr>
            <w:rFonts w:ascii="Avenir Book" w:hAnsi="Avenir Book"/>
          </w:rPr>
          <w:delText>, Lester,</w:delText>
        </w:r>
      </w:del>
      <w:r w:rsidRPr="003B1C03">
        <w:rPr>
          <w:rFonts w:ascii="Avenir Book" w:hAnsi="Avenir Book"/>
        </w:rPr>
        <w:t xml:space="preserve"> et al. 2010), </w:t>
      </w:r>
      <w:commentRangeEnd w:id="104"/>
      <w:r w:rsidR="00634756">
        <w:rPr>
          <w:rStyle w:val="CommentReference"/>
        </w:rPr>
        <w:commentReference w:id="104"/>
      </w:r>
      <w:r w:rsidRPr="003B1C03">
        <w:rPr>
          <w:rFonts w:ascii="Avenir Book" w:hAnsi="Avenir Book"/>
        </w:rPr>
        <w:t xml:space="preserve">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 xml:space="preserve">whether MPAs established for those purposes could improve species persistence when </w:t>
      </w:r>
      <w:r w:rsidRPr="003B1C03">
        <w:rPr>
          <w:rFonts w:ascii="Avenir Book" w:hAnsi="Avenir Book"/>
        </w:rPr>
        <w:lastRenderedPageBreak/>
        <w:t>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commentRangeStart w:id="106"/>
      <w:r w:rsidR="0016690B">
        <w:rPr>
          <w:rFonts w:ascii="Avenir Book" w:hAnsi="Avenir Book"/>
        </w:rPr>
        <w:t xml:space="preserve">In contrast, </w:t>
      </w:r>
      <w:proofErr w:type="gramStart"/>
      <w:r w:rsidRPr="003B1C03">
        <w:rPr>
          <w:rFonts w:ascii="Avenir Book" w:hAnsi="Avenir Book"/>
        </w:rPr>
        <w:t>threshold harvesting</w:t>
      </w:r>
      <w:proofErr w:type="gramEnd"/>
      <w:r w:rsidRPr="003B1C03">
        <w:rPr>
          <w:rFonts w:ascii="Avenir Book" w:hAnsi="Avenir Book"/>
        </w:rPr>
        <w:t xml:space="preserve">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commentRangeEnd w:id="106"/>
      <w:r w:rsidR="002318B8">
        <w:rPr>
          <w:rStyle w:val="CommentReference"/>
        </w:rPr>
        <w:commentReference w:id="106"/>
      </w:r>
    </w:p>
    <w:p w14:paraId="544A7857" w14:textId="77777777" w:rsidR="00917458" w:rsidRPr="003B1C03" w:rsidRDefault="00575C48" w:rsidP="00AD2D55">
      <w:pPr>
        <w:pStyle w:val="Heading1"/>
        <w:spacing w:line="480" w:lineRule="auto"/>
        <w:rPr>
          <w:rFonts w:ascii="Avenir Book" w:hAnsi="Avenir Book"/>
          <w:color w:val="auto"/>
        </w:rPr>
      </w:pPr>
      <w:bookmarkStart w:id="107" w:name="methods"/>
      <w:r w:rsidRPr="003B1C03">
        <w:rPr>
          <w:rFonts w:ascii="Avenir Book" w:hAnsi="Avenir Book"/>
          <w:color w:val="auto"/>
        </w:rPr>
        <w:t>Methods</w:t>
      </w:r>
    </w:p>
    <w:bookmarkEnd w:id="107"/>
    <w:p w14:paraId="47F77646" w14:textId="09B20FB4" w:rsidR="00917458" w:rsidRPr="00827C28" w:rsidRDefault="00575C48" w:rsidP="003861BF">
      <w:pPr>
        <w:spacing w:line="480" w:lineRule="auto"/>
        <w:rPr>
          <w:rFonts w:ascii="Avenir Book" w:hAnsi="Avenir Book"/>
        </w:rPr>
      </w:pPr>
      <w:r w:rsidRPr="003B1C03">
        <w:rPr>
          <w:rFonts w:ascii="Avenir Book" w:hAnsi="Avenir Book"/>
        </w:rPr>
        <w:t xml:space="preserve">We </w:t>
      </w:r>
      <w:ins w:id="108" w:author="Emma Fuller" w:date="2014-04-29T17:59:00Z">
        <w:r w:rsidR="00634756">
          <w:rPr>
            <w:rFonts w:ascii="Avenir Book" w:hAnsi="Avenir Book"/>
          </w:rPr>
          <w:t xml:space="preserve">modeled the dynamics of marine populations on a one-dimensional coastline, similar to Zhou and </w:t>
        </w:r>
        <w:proofErr w:type="spellStart"/>
        <w:r w:rsidR="00634756">
          <w:rPr>
            <w:rFonts w:ascii="Avenir Book" w:hAnsi="Avenir Book"/>
          </w:rPr>
          <w:t>Kot</w:t>
        </w:r>
        <w:proofErr w:type="spellEnd"/>
        <w:r w:rsidR="00634756">
          <w:rPr>
            <w:rFonts w:ascii="Avenir Book" w:hAnsi="Avenir Book"/>
          </w:rPr>
          <w:t xml:space="preserve"> (2011</w:t>
        </w:r>
      </w:ins>
      <w:ins w:id="109" w:author="Emma Fuller" w:date="2014-04-29T18:03:00Z">
        <w:r w:rsidR="00F46BDF">
          <w:rPr>
            <w:rFonts w:ascii="Avenir Book" w:hAnsi="Avenir Book"/>
          </w:rPr>
          <w:t>)</w:t>
        </w:r>
      </w:ins>
      <w:r w:rsidRPr="003B1C03">
        <w:rPr>
          <w:rFonts w:ascii="Avenir Book" w:hAnsi="Avenir Book"/>
        </w:rPr>
        <w:t>.</w:t>
      </w:r>
      <w:ins w:id="110" w:author="Emma Fuller" w:date="2014-04-29T17:59:00Z">
        <w:r w:rsidR="00F46BDF">
          <w:rPr>
            <w:rFonts w:ascii="Avenir Book" w:hAnsi="Avenir Book"/>
          </w:rPr>
          <w:t xml:space="preserve"> </w:t>
        </w:r>
      </w:ins>
      <w:ins w:id="111" w:author="Emma Fuller" w:date="2014-04-29T18:04:00Z">
        <w:r w:rsidR="00F46BDF">
          <w:rPr>
            <w:rFonts w:ascii="Avenir Book" w:hAnsi="Avenir Book"/>
          </w:rPr>
          <w:t>T</w:t>
        </w:r>
      </w:ins>
      <w:ins w:id="112" w:author="Emma Fuller" w:date="2014-04-29T18:05:00Z">
        <w:r w:rsidR="00F46BDF">
          <w:rPr>
            <w:rFonts w:ascii="Avenir Book" w:hAnsi="Avenir Book"/>
          </w:rPr>
          <w:t>he</w:t>
        </w:r>
      </w:ins>
      <w:ins w:id="113" w:author="Emma Fuller" w:date="2014-04-29T18:04:00Z">
        <w:r w:rsidR="00F46BDF">
          <w:rPr>
            <w:rFonts w:ascii="Avenir Book" w:hAnsi="Avenir Book"/>
          </w:rPr>
          <w:t xml:space="preserve"> environment is described by temperature, where </w:t>
        </w:r>
      </w:ins>
      <w:ins w:id="114" w:author="Emma Fuller" w:date="2014-04-29T17:59:00Z">
        <w:r w:rsidR="00F46BDF">
          <w:rPr>
            <w:rFonts w:ascii="Avenir Book" w:hAnsi="Avenir Book"/>
          </w:rPr>
          <w:t>a viable</w:t>
        </w:r>
      </w:ins>
      <w:ins w:id="115" w:author="Emma Fuller" w:date="2014-04-29T18:03:00Z">
        <w:r w:rsidR="00F46BDF">
          <w:rPr>
            <w:rFonts w:ascii="Avenir Book" w:hAnsi="Avenir Book"/>
          </w:rPr>
          <w:t xml:space="preserve"> habitat patch</w:t>
        </w:r>
      </w:ins>
      <w:ins w:id="116" w:author="Emma Fuller" w:date="2014-04-29T17:59:00Z">
        <w:r w:rsidR="00F46BDF">
          <w:rPr>
            <w:rFonts w:ascii="Avenir Book" w:hAnsi="Avenir Book"/>
          </w:rPr>
          <w:t xml:space="preserve"> </w:t>
        </w:r>
      </w:ins>
      <w:r w:rsidRPr="003B1C03">
        <w:rPr>
          <w:rFonts w:ascii="Avenir Book" w:hAnsi="Avenir Book"/>
        </w:rPr>
        <w:t>(hereafter</w:t>
      </w:r>
      <w:ins w:id="117" w:author="Emma Fuller" w:date="2014-04-29T18:00:00Z">
        <w:r w:rsidR="00F46BDF">
          <w:rPr>
            <w:rFonts w:ascii="Avenir Book" w:hAnsi="Avenir Book"/>
          </w:rPr>
          <w:t xml:space="preserve"> simply</w:t>
        </w:r>
      </w:ins>
      <w:r w:rsidRPr="003B1C03">
        <w:rPr>
          <w:rFonts w:ascii="Avenir Book" w:hAnsi="Avenir Book"/>
        </w:rPr>
        <w:t xml:space="preserve"> </w:t>
      </w:r>
      <w:ins w:id="118" w:author="Emma Fuller" w:date="2014-04-29T18:00:00Z">
        <w:r w:rsidR="00F46BDF">
          <w:rPr>
            <w:rFonts w:ascii="Avenir Book" w:hAnsi="Avenir Book"/>
          </w:rPr>
          <w:t>“</w:t>
        </w:r>
      </w:ins>
      <w:r w:rsidRPr="003B1C03">
        <w:rPr>
          <w:rFonts w:ascii="Avenir Book" w:hAnsi="Avenir Book"/>
        </w:rPr>
        <w:t>patch</w:t>
      </w:r>
      <w:ins w:id="119" w:author="Emma Fuller" w:date="2014-04-29T18:00:00Z">
        <w:r w:rsidR="00F46BDF">
          <w:rPr>
            <w:rFonts w:ascii="Avenir Book" w:hAnsi="Avenir Book"/>
          </w:rPr>
          <w:t>”</w:t>
        </w:r>
      </w:ins>
      <w:r w:rsidRPr="003B1C03">
        <w:rPr>
          <w:rFonts w:ascii="Avenir Book" w:hAnsi="Avenir Book"/>
        </w:rPr>
        <w:t>)</w:t>
      </w:r>
      <w:ins w:id="120" w:author="Emma Fuller" w:date="2014-04-29T18:04:00Z">
        <w:r w:rsidR="00F46BDF">
          <w:rPr>
            <w:rFonts w:ascii="Avenir Book" w:hAnsi="Avenir Book"/>
          </w:rPr>
          <w:t xml:space="preserve"> is defined as </w:t>
        </w:r>
      </w:ins>
      <w:ins w:id="121" w:author="Emma Fuller" w:date="2014-04-29T18:05:00Z">
        <w:r w:rsidR="00F46BDF">
          <w:rPr>
            <w:rFonts w:ascii="Avenir Book" w:hAnsi="Avenir Book"/>
          </w:rPr>
          <w:t>the</w:t>
        </w:r>
      </w:ins>
      <w:ins w:id="122" w:author="Emma Fuller" w:date="2014-04-29T18:04:00Z">
        <w:r w:rsidR="00F46BDF">
          <w:rPr>
            <w:rFonts w:ascii="Avenir Book" w:hAnsi="Avenir Book"/>
          </w:rPr>
          <w:t xml:space="preserve"> area</w:t>
        </w:r>
      </w:ins>
      <w:ins w:id="123" w:author="Emma Fuller" w:date="2014-04-29T18:02:00Z">
        <w:r w:rsidR="00F46BDF">
          <w:rPr>
            <w:rFonts w:ascii="Avenir Book" w:hAnsi="Avenir Book"/>
          </w:rPr>
          <w:t xml:space="preserve"> </w:t>
        </w:r>
      </w:ins>
      <w:ins w:id="124" w:author="Emma Fuller" w:date="2014-04-29T18:05:00Z">
        <w:r w:rsidR="00F46BDF">
          <w:rPr>
            <w:rFonts w:ascii="Avenir Book" w:hAnsi="Avenir Book"/>
          </w:rPr>
          <w:t>inside</w:t>
        </w:r>
      </w:ins>
      <w:ins w:id="125" w:author="Emma Fuller" w:date="2014-04-29T18:02:00Z">
        <w:r w:rsidR="00F46BDF">
          <w:rPr>
            <w:rFonts w:ascii="Avenir Book" w:hAnsi="Avenir Book"/>
          </w:rPr>
          <w:t xml:space="preserve"> of which </w:t>
        </w:r>
      </w:ins>
      <w:ins w:id="126" w:author="Emma Fuller" w:date="2014-04-29T18:03:00Z">
        <w:r w:rsidR="00F46BDF">
          <w:rPr>
            <w:rFonts w:ascii="Avenir Book" w:hAnsi="Avenir Book"/>
          </w:rPr>
          <w:t xml:space="preserve">the population is </w:t>
        </w:r>
      </w:ins>
      <w:ins w:id="127" w:author="Emma Fuller" w:date="2014-04-29T18:05:00Z">
        <w:r w:rsidR="00F46BDF">
          <w:rPr>
            <w:rFonts w:ascii="Avenir Book" w:hAnsi="Avenir Book"/>
          </w:rPr>
          <w:t>able</w:t>
        </w:r>
      </w:ins>
      <w:ins w:id="128" w:author="Emma Fuller" w:date="2014-04-29T18:03:00Z">
        <w:r w:rsidR="00F46BDF">
          <w:rPr>
            <w:rFonts w:ascii="Avenir Book" w:hAnsi="Avenir Book"/>
          </w:rPr>
          <w:t xml:space="preserve"> to reproduce. This patch shifts at a fixed rate (i.e. the climate velocity).</w:t>
        </w:r>
      </w:ins>
      <w:r w:rsidRPr="003B1C03">
        <w:rPr>
          <w:rFonts w:ascii="Avenir Book" w:hAnsi="Avenir Book"/>
        </w:rPr>
        <w:t xml:space="preserve"> </w:t>
      </w:r>
      <w:r w:rsidR="000A40EF">
        <w:rPr>
          <w:rFonts w:ascii="Avenir Book" w:hAnsi="Avenir Book"/>
        </w:rPr>
        <w:t>We then extend</w:t>
      </w:r>
      <w:ins w:id="129" w:author="Emma Fuller" w:date="2014-04-29T18:05:00Z">
        <w:r w:rsidR="00F46BDF">
          <w:rPr>
            <w:rFonts w:ascii="Avenir Book" w:hAnsi="Avenir Book"/>
          </w:rPr>
          <w:t>ed</w:t>
        </w:r>
      </w:ins>
      <w:r w:rsidR="000A40EF">
        <w:rPr>
          <w:rFonts w:ascii="Avenir Book" w:hAnsi="Avenir Book"/>
        </w:rPr>
        <w:t xml:space="preserve"> </w:t>
      </w:r>
      <w:ins w:id="130" w:author="Emma Fuller" w:date="2014-04-29T18:05:00Z">
        <w:r w:rsidR="00F46BDF">
          <w:rPr>
            <w:rFonts w:ascii="Avenir Book" w:hAnsi="Avenir Book"/>
          </w:rPr>
          <w:t xml:space="preserve">this </w:t>
        </w:r>
      </w:ins>
      <w:r w:rsidR="000A40EF">
        <w:rPr>
          <w:rFonts w:ascii="Avenir Book" w:hAnsi="Avenir Book"/>
        </w:rPr>
        <w:t xml:space="preserve">basic model to include </w:t>
      </w:r>
      <w:r w:rsidRPr="00E53915">
        <w:rPr>
          <w:rFonts w:ascii="Avenir Book" w:hAnsi="Avenir Book"/>
        </w:rPr>
        <w:t>harvest</w:t>
      </w:r>
      <w:ins w:id="131" w:author="Emma Fuller" w:date="2014-04-29T18:06:00Z">
        <w:r w:rsidR="00F46BDF">
          <w:rPr>
            <w:rFonts w:ascii="Avenir Book" w:hAnsi="Avenir Book"/>
          </w:rPr>
          <w:t>,</w:t>
        </w:r>
      </w:ins>
      <w:r w:rsidRPr="00E53915">
        <w:rPr>
          <w:rFonts w:ascii="Avenir Book" w:hAnsi="Avenir Book"/>
        </w:rPr>
        <w:t xml:space="preserve"> </w:t>
      </w:r>
      <w:ins w:id="132" w:author="Emma Fuller" w:date="2014-04-29T18:06:00Z">
        <w:r w:rsidR="00F46BDF">
          <w:rPr>
            <w:rFonts w:ascii="Avenir Book" w:hAnsi="Avenir Book"/>
          </w:rPr>
          <w:t xml:space="preserve">which </w:t>
        </w:r>
      </w:ins>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w:t>
      </w:r>
      <w:ins w:id="133" w:author="Emma Fuller" w:date="2014-04-29T18:06:00Z">
        <w:r w:rsidR="00F46BDF">
          <w:rPr>
            <w:rFonts w:ascii="Avenir Book" w:hAnsi="Avenir Book"/>
          </w:rPr>
          <w:t>coastline</w:t>
        </w:r>
      </w:ins>
      <w:r w:rsidRPr="00E53915">
        <w:rPr>
          <w:rFonts w:ascii="Avenir Book" w:hAnsi="Avenir Book"/>
        </w:rPr>
        <w:t xml:space="preserve">.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134" w:name="the-model"/>
      <w:r w:rsidRPr="00A53F62">
        <w:rPr>
          <w:rFonts w:ascii="Avenir Book" w:hAnsi="Avenir Book"/>
          <w:color w:val="auto"/>
        </w:rPr>
        <w:lastRenderedPageBreak/>
        <w:t xml:space="preserve">The Model </w:t>
      </w:r>
    </w:p>
    <w:bookmarkEnd w:id="134"/>
    <w:p w14:paraId="285B18ED" w14:textId="13364D7E" w:rsidR="00917458" w:rsidRPr="00E53915" w:rsidRDefault="00F46BDF" w:rsidP="00AD2D55">
      <w:pPr>
        <w:spacing w:line="480" w:lineRule="auto"/>
        <w:rPr>
          <w:rFonts w:ascii="Avenir Book" w:hAnsi="Avenir Book"/>
        </w:rPr>
      </w:pPr>
      <w:ins w:id="135" w:author="Emma Fuller" w:date="2014-04-29T18:07:00Z">
        <w:r>
          <w:rPr>
            <w:rFonts w:ascii="Avenir Book" w:hAnsi="Avenir Book"/>
          </w:rPr>
          <w:t xml:space="preserve">We </w:t>
        </w:r>
        <w:del w:id="136" w:author="Eleanor Brush" w:date="2014-05-11T20:11:00Z">
          <w:r w:rsidDel="007C7684">
            <w:rPr>
              <w:rFonts w:ascii="Avenir Book" w:hAnsi="Avenir Book"/>
            </w:rPr>
            <w:delText>simulated</w:delText>
          </w:r>
        </w:del>
      </w:ins>
      <w:ins w:id="137" w:author="Eleanor Brush" w:date="2014-05-11T20:11:00Z">
        <w:r w:rsidR="007C7684">
          <w:rPr>
            <w:rFonts w:ascii="Avenir Book" w:hAnsi="Avenir Book"/>
          </w:rPr>
          <w:t>model</w:t>
        </w:r>
      </w:ins>
      <w:ins w:id="138" w:author="Emma Fuller" w:date="2014-04-29T18:07:00Z">
        <w:r>
          <w:rPr>
            <w:rFonts w:ascii="Avenir Book" w:hAnsi="Avenir Book"/>
          </w:rPr>
          <w:t xml:space="preserve"> the dynamics of marine populations using an </w:t>
        </w:r>
        <w:proofErr w:type="spellStart"/>
        <w:r>
          <w:rPr>
            <w:rFonts w:ascii="Avenir Book" w:hAnsi="Avenir Book"/>
          </w:rPr>
          <w:t>integro</w:t>
        </w:r>
        <w:proofErr w:type="spellEnd"/>
        <w:r>
          <w:rPr>
            <w:rFonts w:ascii="Avenir Book" w:hAnsi="Avenir Book"/>
          </w:rPr>
          <w:t>-difference model.</w:t>
        </w:r>
      </w:ins>
      <w:r w:rsidR="00575C48" w:rsidRPr="003B1C03">
        <w:rPr>
          <w:rFonts w:ascii="Avenir Book" w:hAnsi="Avenir Book"/>
        </w:rPr>
        <w:t xml:space="preserve"> </w:t>
      </w:r>
      <w:ins w:id="139" w:author="Emma Fuller" w:date="2014-04-29T18:07:00Z">
        <w:r>
          <w:rPr>
            <w:rFonts w:ascii="Avenir Book" w:hAnsi="Avenir Book"/>
          </w:rPr>
          <w:t>A</w:t>
        </w:r>
        <w:r w:rsidRPr="003B1C03">
          <w:rPr>
            <w:rFonts w:ascii="Avenir Book" w:hAnsi="Avenir Book"/>
          </w:rPr>
          <w:t xml:space="preserve">dults </w:t>
        </w:r>
      </w:ins>
      <w:r w:rsidR="00575C48" w:rsidRPr="003B1C03">
        <w:rPr>
          <w:rFonts w:ascii="Avenir Book" w:hAnsi="Avenir Book"/>
        </w:rPr>
        <w:t xml:space="preserve">from the current </w:t>
      </w:r>
      <w:r w:rsidR="00722282">
        <w:rPr>
          <w:rFonts w:ascii="Avenir Book" w:hAnsi="Avenir Book"/>
        </w:rPr>
        <w:t>generation</w:t>
      </w:r>
      <w:r w:rsidR="00722282" w:rsidRPr="003B1C03">
        <w:rPr>
          <w:rFonts w:ascii="Avenir Book" w:hAnsi="Avenir Book"/>
        </w:rPr>
        <w:t xml:space="preserve"> </w:t>
      </w:r>
      <w:r w:rsidR="00575C48" w:rsidRPr="003B1C03">
        <w:rPr>
          <w:rFonts w:ascii="Avenir Book" w:hAnsi="Avenir Book"/>
        </w:rPr>
        <w:t>produce</w:t>
      </w:r>
      <w:r w:rsidR="00575C48" w:rsidRPr="00E53915">
        <w:rPr>
          <w:rFonts w:ascii="Avenir Book" w:hAnsi="Avenir Book"/>
        </w:rPr>
        <w:t xml:space="preserve"> offspring </w:t>
      </w:r>
      <w:ins w:id="140" w:author="Emma Fuller" w:date="2014-04-29T18:07:00Z">
        <w:r>
          <w:rPr>
            <w:rFonts w:ascii="Avenir Book" w:hAnsi="Avenir Book"/>
          </w:rPr>
          <w:t>following</w:t>
        </w:r>
      </w:ins>
      <w:r w:rsidR="00575C48" w:rsidRPr="00E53915">
        <w:rPr>
          <w:rFonts w:ascii="Avenir Book" w:hAnsi="Avenir Book"/>
        </w:rPr>
        <w:t xml:space="preserve"> a </w:t>
      </w:r>
      <w:commentRangeStart w:id="141"/>
      <w:r w:rsidR="00575C48" w:rsidRPr="00E53915">
        <w:rPr>
          <w:rFonts w:ascii="Avenir Book" w:hAnsi="Avenir Book"/>
        </w:rPr>
        <w:t>recruitment function</w:t>
      </w:r>
      <w:commentRangeEnd w:id="141"/>
      <w:r>
        <w:rPr>
          <w:rStyle w:val="CommentReference"/>
        </w:rPr>
        <w:commentReference w:id="141"/>
      </w:r>
      <w:r w:rsidR="007B4BEA">
        <w:rPr>
          <w:rFonts w:ascii="Avenir Book" w:hAnsi="Avenir Book"/>
        </w:rPr>
        <w:t>,</w:t>
      </w:r>
      <w:r w:rsidR="00575C48" w:rsidRPr="00E53915">
        <w:rPr>
          <w:rFonts w:ascii="Avenir Book" w:hAnsi="Avenir Book"/>
        </w:rPr>
        <w:t xml:space="preserve"> and these offspring disperse across the </w:t>
      </w:r>
      <w:ins w:id="142" w:author="Emma Fuller" w:date="2014-04-29T18:08:00Z">
        <w:r>
          <w:rPr>
            <w:rFonts w:ascii="Avenir Book" w:hAnsi="Avenir Book"/>
          </w:rPr>
          <w:t>coastline</w:t>
        </w:r>
      </w:ins>
      <w:r w:rsidR="00575C48" w:rsidRPr="00E53915">
        <w:rPr>
          <w:rFonts w:ascii="Avenir Book" w:hAnsi="Avenir Book"/>
        </w:rPr>
        <w:t xml:space="preserve"> according to a dispersal kernel to become the n</w:t>
      </w:r>
      <w:r w:rsidR="00575C48" w:rsidRPr="00A53F62">
        <w:rPr>
          <w:rFonts w:ascii="Avenir Book" w:hAnsi="Avenir Book"/>
        </w:rPr>
        <w:t>ext generation’s adults</w:t>
      </w:r>
      <w:ins w:id="143" w:author="Emma Fuller" w:date="2014-04-29T18:09:00Z">
        <w:r>
          <w:rPr>
            <w:rFonts w:ascii="Avenir Book" w:hAnsi="Avenir Book"/>
          </w:rPr>
          <w:t>, completely replacing the previous year’s. A</w:t>
        </w:r>
      </w:ins>
      <w:r w:rsidR="00575C48" w:rsidRPr="00A53F62">
        <w:rPr>
          <w:rFonts w:ascii="Avenir Book" w:hAnsi="Avenir Book"/>
        </w:rPr>
        <w:t>dditionally</w:t>
      </w:r>
      <w:ins w:id="144" w:author="Emma Fuller" w:date="2014-04-29T18:09:00Z">
        <w:r>
          <w:rPr>
            <w:rFonts w:ascii="Avenir Book" w:hAnsi="Avenir Book"/>
          </w:rPr>
          <w:t>,</w:t>
        </w:r>
      </w:ins>
      <w:r w:rsidR="00575C48" w:rsidRPr="006C4A3C">
        <w:rPr>
          <w:rFonts w:ascii="Avenir Book" w:hAnsi="Avenir Book"/>
        </w:rPr>
        <w:t xml:space="preserve"> adults </w:t>
      </w:r>
      <w:ins w:id="145" w:author="Emma Fuller" w:date="2014-04-29T18:09:00Z">
        <w:r>
          <w:rPr>
            <w:rFonts w:ascii="Avenir Book" w:hAnsi="Avenir Book"/>
          </w:rPr>
          <w:t>are</w:t>
        </w:r>
        <w:r w:rsidRPr="006C4A3C">
          <w:rPr>
            <w:rFonts w:ascii="Avenir Book" w:hAnsi="Avenir Book"/>
          </w:rPr>
          <w:t xml:space="preserve"> </w:t>
        </w:r>
      </w:ins>
      <w:r w:rsidR="00575C48" w:rsidRPr="006C4A3C">
        <w:rPr>
          <w:rFonts w:ascii="Avenir Book" w:hAnsi="Avenir Book"/>
        </w:rPr>
        <w:t>harvest</w:t>
      </w:r>
      <w:ins w:id="146" w:author="Emma Fuller" w:date="2014-04-29T18:09:00Z">
        <w:r>
          <w:rPr>
            <w:rFonts w:ascii="Avenir Book" w:hAnsi="Avenir Book"/>
          </w:rPr>
          <w:t>ed</w:t>
        </w:r>
      </w:ins>
      <w:r w:rsidR="00575C48" w:rsidRPr="006C4A3C">
        <w:rPr>
          <w:rFonts w:ascii="Avenir Book" w:hAnsi="Avenir Book"/>
        </w:rPr>
        <w:t xml:space="preserve"> before they produce</w:t>
      </w:r>
      <w:r w:rsidR="00E53915">
        <w:rPr>
          <w:rFonts w:ascii="Avenir Book" w:hAnsi="Avenir Book"/>
        </w:rPr>
        <w:t>d</w:t>
      </w:r>
      <w:r w:rsidR="00575C48" w:rsidRPr="006C4A3C">
        <w:rPr>
          <w:rFonts w:ascii="Avenir Book" w:hAnsi="Avenir Book"/>
        </w:rPr>
        <w:t xml:space="preserve"> offspring.</w:t>
      </w:r>
      <w:r w:rsidR="00E53915">
        <w:rPr>
          <w:rFonts w:ascii="Avenir Book" w:hAnsi="Avenir Book"/>
        </w:rPr>
        <w:t xml:space="preserve"> </w:t>
      </w:r>
      <w:ins w:id="147" w:author="Emma Fuller" w:date="2014-04-29T18:10:00Z">
        <w:r w:rsidR="00F33639">
          <w:rPr>
            <w:rFonts w:ascii="Avenir Book" w:hAnsi="Avenir Book"/>
          </w:rPr>
          <w:t>More specifically,</w:t>
        </w:r>
        <w:r>
          <w:rPr>
            <w:rFonts w:ascii="Avenir Book" w:hAnsi="Avenir Book"/>
          </w:rPr>
          <w:t xml:space="preserve"> i</w:t>
        </w:r>
      </w:ins>
      <w:r w:rsidR="00575C48"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00575C48" w:rsidRPr="00827C28">
        <w:rPr>
          <w:rFonts w:ascii="Avenir Book" w:hAnsi="Avenir Book"/>
        </w:rPr>
        <w:t xml:space="preserve"> is the </w:t>
      </w:r>
      <w:r w:rsidR="00914838" w:rsidRPr="00827C28">
        <w:rPr>
          <w:rFonts w:ascii="Avenir Book" w:hAnsi="Avenir Book"/>
        </w:rPr>
        <w:t xml:space="preserve">number </w:t>
      </w:r>
      <w:r w:rsidR="00575C48" w:rsidRPr="00827C28">
        <w:rPr>
          <w:rFonts w:ascii="Avenir Book" w:hAnsi="Avenir Book"/>
        </w:rPr>
        <w:t xml:space="preserve">of fish at position </w:t>
      </w:r>
      <m:oMath>
        <m:r>
          <w:rPr>
            <w:rFonts w:ascii="Cambria Math" w:hAnsi="Cambria Math"/>
          </w:rPr>
          <m:t>x</m:t>
        </m:r>
      </m:oMath>
      <w:r w:rsidR="00575C48" w:rsidRPr="00580DD8">
        <w:rPr>
          <w:rFonts w:ascii="Avenir Book" w:hAnsi="Avenir Book"/>
        </w:rPr>
        <w:t xml:space="preserve"> at time </w:t>
      </w:r>
      <m:oMath>
        <m:r>
          <w:rPr>
            <w:rFonts w:ascii="Cambria Math" w:hAnsi="Cambria Math"/>
          </w:rPr>
          <m:t>t</m:t>
        </m:r>
      </m:oMath>
      <w:r w:rsidR="00575C48" w:rsidRPr="00BD294E">
        <w:rPr>
          <w:rFonts w:ascii="Avenir Book" w:hAnsi="Avenir Book"/>
        </w:rPr>
        <w:t xml:space="preserve">, then the </w:t>
      </w:r>
      <w:r w:rsidR="00914838" w:rsidRPr="00BD294E">
        <w:rPr>
          <w:rFonts w:ascii="Avenir Book" w:hAnsi="Avenir Book"/>
        </w:rPr>
        <w:t xml:space="preserve">number </w:t>
      </w:r>
      <w:r w:rsidR="00575C48" w:rsidRPr="00BD294E">
        <w:rPr>
          <w:rFonts w:ascii="Avenir Book" w:hAnsi="Avenir Book"/>
        </w:rPr>
        <w:t xml:space="preserve">of fish </w:t>
      </w:r>
      <w:ins w:id="148" w:author="Emma Fuller" w:date="2014-04-29T18:10:00Z">
        <w:r>
          <w:rPr>
            <w:rFonts w:ascii="Avenir Book" w:hAnsi="Avenir Book"/>
          </w:rPr>
          <w:t>in</w:t>
        </w:r>
        <w:r w:rsidRPr="00BD294E">
          <w:rPr>
            <w:rFonts w:ascii="Avenir Book" w:hAnsi="Avenir Book"/>
          </w:rPr>
          <w:t xml:space="preserve"> </w:t>
        </w:r>
      </w:ins>
      <w:r w:rsidR="00575C48" w:rsidRPr="00BD294E">
        <w:rPr>
          <w:rFonts w:ascii="Avenir Book" w:hAnsi="Avenir Book"/>
        </w:rPr>
        <w:t>the next generation is given by</w:t>
      </w:r>
      <w:ins w:id="149" w:author="Emma Fuller" w:date="2014-04-29T18:12:00Z">
        <w:r w:rsidR="001B4050">
          <w:rPr>
            <w:rFonts w:ascii="Avenir Book" w:hAnsi="Avenir Book"/>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582E98">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54A54403" w:rsidR="00286808" w:rsidRPr="00D83B78" w:rsidRDefault="00575C48" w:rsidP="00AD2D55">
      <w:pPr>
        <w:spacing w:line="480" w:lineRule="auto"/>
        <w:rPr>
          <w:rFonts w:ascii="Avenir Book" w:hAnsi="Avenir Book"/>
        </w:rPr>
      </w:pPr>
      <w:commentRangeStart w:id="150"/>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ins w:id="151" w:author="Eleanor Brush" w:date="2014-05-11T20:12:00Z">
        <w:r w:rsidR="007C7684">
          <w:rPr>
            <w:rFonts w:ascii="Avenir Book" w:hAnsi="Avenir Book"/>
          </w:rPr>
          <w:t xml:space="preserve"> </w:t>
        </w:r>
        <m:oMath>
          <m:r>
            <w:rPr>
              <w:rFonts w:ascii="Cambria Math" w:hAnsi="Cambria Math"/>
            </w:rPr>
            <m:t>f(n)</m:t>
          </m:r>
        </m:oMath>
        <w:r w:rsidR="007C7684">
          <w:rPr>
            <w:rFonts w:ascii="Avenir Book" w:eastAsiaTheme="minorEastAsia" w:hAnsi="Avenir Book"/>
          </w:rPr>
          <w:t xml:space="preserve"> </w:t>
        </w:r>
        <w:r w:rsidR="007C7684">
          <w:rPr>
            <w:rFonts w:ascii="Avenir Book" w:hAnsi="Avenir Book"/>
          </w:rPr>
          <w:t>is</w:t>
        </w:r>
      </w:ins>
      <w:ins w:id="152" w:author="Eleanor Brush" w:date="2014-05-11T20:13:00Z">
        <w:r w:rsidR="007C7684">
          <w:rPr>
            <w:rFonts w:ascii="Avenir Book" w:hAnsi="Avenir Book"/>
          </w:rPr>
          <w:t xml:space="preserve"> a recruitment function describing the number of offspring produced </w:t>
        </w:r>
      </w:ins>
      <w:ins w:id="153" w:author="Eleanor Brush" w:date="2014-05-11T20:12:00Z">
        <w:r w:rsidR="007C7684">
          <w:rPr>
            <w:rFonts w:ascii="Avenir Book" w:hAnsi="Avenir Book"/>
          </w:rPr>
          <w:t xml:space="preserve"> </w:t>
        </w:r>
      </w:ins>
      <w:ins w:id="154" w:author="Eleanor Brush" w:date="2014-05-11T20:13:00Z">
        <w:r w:rsidR="007C7684">
          <w:rPr>
            <w:rFonts w:ascii="Avenir Book" w:hAnsi="Avenir Book"/>
          </w:rPr>
          <w:t xml:space="preserve">by a population of size </w:t>
        </w:r>
        <m:oMath>
          <m:r>
            <w:rPr>
              <w:rFonts w:ascii="Cambria Math" w:hAnsi="Cambria Math"/>
            </w:rPr>
            <m:t>n</m:t>
          </m:r>
        </m:oMath>
        <w:r w:rsidR="007C7684">
          <w:rPr>
            <w:rFonts w:ascii="Avenir Book" w:eastAsiaTheme="minorEastAsia" w:hAnsi="Avenir Book"/>
          </w:rPr>
          <w:t>,</w:t>
        </w:r>
      </w:ins>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ins w:id="155" w:author="Emma Fuller" w:date="2014-04-30T08:55:00Z">
        <m:oMath>
          <m:r>
            <w:rPr>
              <w:rFonts w:ascii="Cambria Math" w:hAnsi="Cambria Math"/>
            </w:rPr>
            <m:t>t</m:t>
          </m:r>
        </m:oMath>
      </w:ins>
      <w:r w:rsidR="002253AD" w:rsidRPr="003B1C03">
        <w:rPr>
          <w:rFonts w:ascii="Avenir Book" w:hAnsi="Avenir Book"/>
        </w:rPr>
        <w:t xml:space="preserve"> will be at location </w:t>
      </w:r>
      <m:oMath>
        <m:sSub>
          <m:sSubPr>
            <m:ctrlPr>
              <w:ins w:id="156" w:author="Emma Fuller" w:date="2014-04-30T08:55:00Z">
                <w:rPr>
                  <w:rFonts w:ascii="Cambria Math" w:hAnsi="Cambria Math"/>
                  <w:i/>
                </w:rPr>
              </w:ins>
            </m:ctrlPr>
          </m:sSubPr>
          <m:e>
            <w:ins w:id="157" w:author="Emma Fuller" w:date="2014-04-30T08:55:00Z">
              <m:r>
                <w:rPr>
                  <w:rFonts w:ascii="Cambria Math" w:hAnsi="Cambria Math"/>
                </w:rPr>
                <m:t>c</m:t>
              </m:r>
            </w:ins>
          </m:e>
          <m:sub>
            <w:ins w:id="158" w:author="Emma Fuller" w:date="2014-04-30T08:55:00Z">
              <m:r>
                <w:rPr>
                  <w:rFonts w:ascii="Cambria Math" w:hAnsi="Cambria Math"/>
                </w:rPr>
                <m:t>t</m:t>
              </m:r>
            </w:ins>
          </m:sub>
        </m:sSub>
      </m:oMath>
      <w:r w:rsidRPr="003B1C03">
        <w:rPr>
          <w:rFonts w:ascii="Avenir Book" w:hAnsi="Avenir Book"/>
        </w:rPr>
        <w:t xml:space="preserve">. </w:t>
      </w:r>
      <w:commentRangeEnd w:id="150"/>
      <w:r w:rsidR="001B4050">
        <w:rPr>
          <w:rStyle w:val="CommentReference"/>
        </w:rPr>
        <w:commentReference w:id="150"/>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1F43943B"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w:t>
      </w:r>
      <w:ins w:id="159" w:author="Emma Fuller" w:date="2014-04-29T18:13:00Z">
        <w:r w:rsidR="001B4050">
          <w:rPr>
            <w:rFonts w:ascii="Avenir Book" w:hAnsi="Avenir Book"/>
          </w:rPr>
          <w:t>to describe the production of new fish</w:t>
        </w:r>
        <w:r w:rsidR="001B4050" w:rsidRPr="003B1C03">
          <w:rPr>
            <w:rFonts w:ascii="Avenir Book" w:hAnsi="Avenir Book"/>
          </w:rPr>
          <w:t xml:space="preserve"> </w:t>
        </w:r>
      </w:ins>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27C0BC2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w:t>
      </w:r>
      <m:oMath>
        <m:r>
          <w:rPr>
            <w:rFonts w:ascii="Cambria Math" w:hAnsi="Cambria Math"/>
          </w:rPr>
          <m:t>n</m:t>
        </m:r>
      </m:oMath>
      <w:r w:rsidRPr="003B1C03">
        <w:rPr>
          <w:rFonts w:ascii="Avenir Book" w:hAnsi="Avenir Book"/>
        </w:rPr>
        <w:t xml:space="preserve"> </w:t>
      </w:r>
      <w:ins w:id="160" w:author="Emma Fuller" w:date="2014-04-29T18:13:00Z">
        <w:r w:rsidR="001B4050">
          <w:rPr>
            <w:rFonts w:ascii="Avenir Book" w:hAnsi="Avenir Book"/>
          </w:rPr>
          <w:t xml:space="preserve">adults, </w:t>
        </w:r>
      </w:ins>
      <w:r w:rsidR="00A97B9D" w:rsidRPr="00827C28">
        <w:rPr>
          <w:rFonts w:ascii="Avenir Book" w:hAnsi="Avenir Book"/>
        </w:rPr>
        <w:t xml:space="preserve">after </w:t>
      </w:r>
      <w:r w:rsidRPr="00827C28">
        <w:rPr>
          <w:rFonts w:ascii="Avenir Book" w:hAnsi="Avenir Book"/>
        </w:rPr>
        <w:t>accounting for density dependen</w:t>
      </w:r>
      <w:ins w:id="161" w:author="Emma Fuller" w:date="2014-04-29T18:14:00Z">
        <w:r w:rsidR="001B4050">
          <w:rPr>
            <w:rFonts w:ascii="Avenir Book" w:hAnsi="Avenir Book"/>
          </w:rPr>
          <w:t>t</w:t>
        </w:r>
      </w:ins>
      <w:ins w:id="162" w:author="Emma Fuller" w:date="2014-04-29T18:13:00Z">
        <w:r w:rsidR="001B4050">
          <w:rPr>
            <w:rFonts w:ascii="Avenir Book" w:hAnsi="Avenir Book"/>
          </w:rPr>
          <w:t xml:space="preserve"> competition and mortality</w:t>
        </w:r>
      </w:ins>
      <w:r w:rsidRPr="00827C28">
        <w:rPr>
          <w:rFonts w:ascii="Avenir Book" w:hAnsi="Avenir Book"/>
        </w:rPr>
        <w:t xml:space="preserv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w:t>
      </w:r>
      <w:ins w:id="163" w:author="Eleanor Brush" w:date="2014-05-11T20:14:00Z">
        <w:r w:rsidR="00CA32DC">
          <w:rPr>
            <w:rFonts w:ascii="Avenir Book" w:hAnsi="Avenir Book"/>
          </w:rPr>
          <w:t xml:space="preserve">the </w:t>
        </w:r>
      </w:ins>
      <w:r w:rsidRPr="003B1C03">
        <w:rPr>
          <w:rFonts w:ascii="Avenir Book" w:hAnsi="Avenir Book"/>
        </w:rPr>
        <w:t>carrying capacity</w:t>
      </w:r>
      <w:ins w:id="164" w:author="Eleanor Brush" w:date="2014-05-11T20:15:00Z">
        <w:r w:rsidR="00CA32DC">
          <w:rPr>
            <w:rFonts w:ascii="Avenir Book" w:hAnsi="Avenir Book"/>
          </w:rPr>
          <w:t xml:space="preserve"> at a given point in space, which we assume to be constant </w:t>
        </w:r>
      </w:ins>
      <w:r w:rsidRPr="003B1C03">
        <w:rPr>
          <w:rFonts w:ascii="Avenir Book" w:hAnsi="Avenir Book"/>
        </w:rPr>
        <w:t xml:space="preserve">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00F4AC41"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ins w:id="165" w:author="Emma Fuller" w:date="2014-04-30T08:00:00Z">
        <w:r w:rsidR="00F47957">
          <w:rPr>
            <w:rFonts w:ascii="Avenir Book" w:hAnsi="Avenir Book"/>
          </w:rPr>
          <w:t>s and destinations</w:t>
        </w:r>
      </w:ins>
      <w:r w:rsidRPr="00E75A47">
        <w:rPr>
          <w:rFonts w:ascii="Avenir Book" w:hAnsi="Avenir Book"/>
        </w:rPr>
        <w:t xml:space="preserve"> of larvae</w:t>
      </w:r>
      <w:ins w:id="166" w:author="Emma Fuller" w:date="2014-04-30T08:00:00Z">
        <w:r w:rsidR="00F47957">
          <w:rPr>
            <w:rFonts w:ascii="Avenir Book" w:hAnsi="Avenir Book"/>
          </w:rPr>
          <w:t xml:space="preserve">, that is if </w:t>
        </w:r>
      </w:ins>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 xml:space="preserve">atore, Gould, and Mortimer (1998), we used </w:t>
      </w:r>
      <w:ins w:id="167" w:author="Emma Fuller" w:date="2014-04-30T08:01:00Z">
        <w:r w:rsidR="00F47957">
          <w:rPr>
            <w:rFonts w:ascii="Avenir Book" w:hAnsi="Avenir Book"/>
          </w:rPr>
          <w:t>a</w:t>
        </w:r>
        <w:r w:rsidR="00F47957" w:rsidRPr="00BE4CF8">
          <w:rPr>
            <w:rFonts w:ascii="Avenir Book" w:hAnsi="Avenir Book"/>
          </w:rPr>
          <w:t xml:space="preserve"> </w:t>
        </w:r>
      </w:ins>
      <w:commentRangeStart w:id="168"/>
      <w:r w:rsidRPr="00BE4CF8">
        <w:rPr>
          <w:rFonts w:ascii="Avenir Book" w:hAnsi="Avenir Book"/>
        </w:rPr>
        <w:t>separable</w:t>
      </w:r>
      <w:commentRangeEnd w:id="168"/>
      <w:r w:rsidR="00F47957">
        <w:rPr>
          <w:rStyle w:val="CommentReference"/>
        </w:rPr>
        <w:commentReference w:id="168"/>
      </w:r>
      <w:r w:rsidRPr="00BE4CF8">
        <w:rPr>
          <w:rFonts w:ascii="Avenir Book" w:hAnsi="Avenir Book"/>
        </w:rPr>
        <w:t xml:space="preserv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0D4840EA" w:rsidR="00232ABD" w:rsidRDefault="00575C48" w:rsidP="00AD2D55">
      <w:pPr>
        <w:spacing w:line="480" w:lineRule="auto"/>
        <w:rPr>
          <w:rFonts w:ascii="Avenir Book" w:hAnsi="Avenir Book"/>
        </w:rPr>
      </w:pPr>
      <w:commentRangeStart w:id="169"/>
      <w:r w:rsidRPr="003B1C03">
        <w:rPr>
          <w:rFonts w:ascii="Avenir Book" w:hAnsi="Avenir Book"/>
        </w:rPr>
        <w:t>To derive analytical expressions</w:t>
      </w:r>
      <w:ins w:id="170" w:author="Eleanor Brush" w:date="2014-05-11T20:15:00Z">
        <w:r w:rsidR="00CA32DC">
          <w:rPr>
            <w:rFonts w:ascii="Avenir Book" w:hAnsi="Avenir Book"/>
          </w:rPr>
          <w:t xml:space="preserve"> for the critical </w:t>
        </w:r>
      </w:ins>
      <w:ins w:id="171" w:author="Eleanor Brush" w:date="2014-05-11T20:16:00Z">
        <w:r w:rsidR="00CA32DC">
          <w:rPr>
            <w:rFonts w:ascii="Avenir Book" w:hAnsi="Avenir Book"/>
          </w:rPr>
          <w:t>rates of harvesting and climate velocity</w:t>
        </w:r>
      </w:ins>
      <w:r w:rsidRPr="003B1C03">
        <w:rPr>
          <w:rFonts w:ascii="Avenir Book" w:hAnsi="Avenir Book"/>
        </w:rPr>
        <w:t xml:space="preserve">,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commentRangeEnd w:id="169"/>
      <w:r w:rsidR="00F47957">
        <w:rPr>
          <w:rStyle w:val="CommentReference"/>
        </w:rPr>
        <w:commentReference w:id="169"/>
      </w:r>
      <w:ins w:id="172" w:author="Emma Fuller" w:date="2014-04-30T08:04:00Z">
        <w:r w:rsidR="00CD3291">
          <w:rPr>
            <w:rFonts w:ascii="Avenir Book" w:hAnsi="Avenir Book"/>
          </w:rPr>
          <w:t xml:space="preserve"> Further, to </w:t>
        </w:r>
      </w:ins>
      <w:r w:rsidR="00232ABD">
        <w:rPr>
          <w:rFonts w:ascii="Avenir Book" w:hAnsi="Avenir Book"/>
        </w:rPr>
        <w:t xml:space="preserve">examine </w:t>
      </w:r>
      <w:ins w:id="173" w:author="Emma Fuller" w:date="2014-04-30T08:04:00Z">
        <w:r w:rsidR="00CD3291">
          <w:rPr>
            <w:rFonts w:ascii="Avenir Book" w:hAnsi="Avenir Book"/>
          </w:rPr>
          <w:t xml:space="preserve">the </w:t>
        </w:r>
      </w:ins>
      <w:r w:rsidR="00232ABD">
        <w:rPr>
          <w:rFonts w:ascii="Avenir Book" w:hAnsi="Avenir Book"/>
        </w:rPr>
        <w:t>sensitivity</w:t>
      </w:r>
      <w:ins w:id="174" w:author="Emma Fuller" w:date="2014-04-30T08:04:00Z">
        <w:r w:rsidR="00CD3291">
          <w:rPr>
            <w:rFonts w:ascii="Avenir Book" w:hAnsi="Avenir Book"/>
          </w:rPr>
          <w:t xml:space="preserve"> of the model</w:t>
        </w:r>
      </w:ins>
      <w:r w:rsidR="00232ABD">
        <w:rPr>
          <w:rFonts w:ascii="Avenir Book" w:hAnsi="Avenir Book"/>
        </w:rPr>
        <w:t xml:space="preserve"> to the shape of the kernel, t</w:t>
      </w:r>
      <w:ins w:id="175" w:author="Emma Fuller" w:date="2014-04-30T08:04:00Z">
        <w:r w:rsidR="00CD3291">
          <w:rPr>
            <w:rFonts w:ascii="Avenir Book" w:hAnsi="Avenir Book"/>
          </w:rPr>
          <w:t>he</w:t>
        </w:r>
      </w:ins>
      <w:r w:rsidR="00232ABD">
        <w:rPr>
          <w:rFonts w:ascii="Avenir Book" w:hAnsi="Avenir Book"/>
        </w:rPr>
        <w:t xml:space="preserve"> a</w:t>
      </w:r>
      <w:r w:rsidRPr="00827C28">
        <w:rPr>
          <w:rFonts w:ascii="Avenir Book" w:hAnsi="Avenir Book"/>
        </w:rPr>
        <w:t xml:space="preserve">nalytical results for a separable sinusoidal kernel </w:t>
      </w:r>
      <w:ins w:id="176" w:author="Emma Fuller" w:date="2014-04-30T08:04:00Z">
        <w:r w:rsidR="00CD3291">
          <w:rPr>
            <w:rFonts w:ascii="Avenir Book" w:hAnsi="Avenir Book"/>
          </w:rPr>
          <w:t>are shown in</w:t>
        </w:r>
        <w:r w:rsidR="00CD3291" w:rsidRPr="00827C28">
          <w:rPr>
            <w:rFonts w:ascii="Avenir Book" w:hAnsi="Avenir Book"/>
          </w:rPr>
          <w:t xml:space="preserve"> </w:t>
        </w:r>
      </w:ins>
      <w:r w:rsidRPr="00827C28">
        <w:rPr>
          <w:rFonts w:ascii="Avenir Book" w:hAnsi="Avenir Book"/>
        </w:rPr>
        <w:t>Appendix A.4</w:t>
      </w:r>
      <w:ins w:id="177" w:author="Emma Fuller" w:date="2014-04-30T08:05:00Z">
        <w:r w:rsidR="00CD3291">
          <w:rPr>
            <w:rFonts w:ascii="Avenir Book" w:hAnsi="Avenir Book"/>
          </w:rPr>
          <w:t>,</w:t>
        </w:r>
      </w:ins>
      <w:r w:rsidR="00232ABD">
        <w:rPr>
          <w:rFonts w:ascii="Avenir Book" w:hAnsi="Avenir Book"/>
        </w:rPr>
        <w:t xml:space="preserve"> and </w:t>
      </w:r>
      <w:ins w:id="178" w:author="Emma Fuller" w:date="2014-04-30T08:05:00Z">
        <w:r w:rsidR="00CD3291">
          <w:rPr>
            <w:rFonts w:ascii="Avenir Book" w:hAnsi="Avenir Book"/>
          </w:rPr>
          <w:t xml:space="preserve">we </w:t>
        </w:r>
      </w:ins>
      <w:r w:rsidR="00232ABD">
        <w:rPr>
          <w:rFonts w:ascii="Avenir Book" w:hAnsi="Avenir Book"/>
        </w:rPr>
        <w:t xml:space="preserve">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1B0E2DC" w:rsidR="00917458" w:rsidRPr="003B1C03" w:rsidRDefault="00575C48" w:rsidP="00AD2D55">
      <w:pPr>
        <w:spacing w:line="480" w:lineRule="auto"/>
        <w:rPr>
          <w:rFonts w:ascii="Avenir Book" w:hAnsi="Avenir Book"/>
        </w:rPr>
      </w:pPr>
      <w:r w:rsidRPr="00BE4CF8">
        <w:rPr>
          <w:rFonts w:ascii="Avenir Book" w:hAnsi="Avenir Book"/>
        </w:rPr>
        <w:t xml:space="preserve">At </w:t>
      </w:r>
      <w:ins w:id="179" w:author="Emma Fuller" w:date="2014-04-30T08:05:00Z">
        <w:r w:rsidR="00CD3291">
          <w:rPr>
            <w:rFonts w:ascii="Avenir Book" w:hAnsi="Avenir Book"/>
          </w:rPr>
          <w:t xml:space="preserve">demographic </w:t>
        </w:r>
      </w:ins>
      <w:r w:rsidRPr="00BE4CF8">
        <w:rPr>
          <w:rFonts w:ascii="Avenir Book" w:hAnsi="Avenir Book"/>
        </w:rPr>
        <w:t xml:space="preserve">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582E98"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lastRenderedPageBreak/>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582E98"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37271340" w:rsidR="00917458" w:rsidRPr="003B1C03" w:rsidRDefault="00F25B60" w:rsidP="00AD2D55">
      <w:pPr>
        <w:spacing w:line="480" w:lineRule="auto"/>
        <w:rPr>
          <w:rFonts w:ascii="Avenir Book" w:hAnsi="Avenir Book"/>
        </w:rPr>
      </w:pPr>
      <w:proofErr w:type="gramStart"/>
      <w:ins w:id="180" w:author="Eleanor Brush" w:date="2014-05-11T20:21:00Z">
        <w:r>
          <w:rPr>
            <w:rFonts w:ascii="Avenir Book" w:hAnsi="Avenir Book"/>
          </w:rPr>
          <w:t>w</w:t>
        </w:r>
      </w:ins>
      <w:proofErr w:type="gramEnd"/>
      <w:del w:id="181" w:author="Eleanor Brush" w:date="2014-05-11T20:21:00Z">
        <w:r w:rsidRPr="003B1C03" w:rsidDel="00F25B60">
          <w:rPr>
            <w:rFonts w:ascii="Avenir Book" w:hAnsi="Avenir Book"/>
          </w:rPr>
          <w:delText>W</w:delText>
        </w:r>
      </w:del>
      <w:r w:rsidR="00575C48" w:rsidRPr="003B1C03">
        <w:rPr>
          <w:rFonts w:ascii="Avenir Book" w:hAnsi="Avenir Book"/>
        </w:rPr>
        <w:t>here</w:t>
      </w:r>
      <w:ins w:id="182" w:author="Eleanor Brush" w:date="2014-05-11T20:21:00Z">
        <w:r>
          <w:rPr>
            <w:rFonts w:ascii="Avenir Book" w:hAnsi="Avenir Book"/>
          </w:rPr>
          <w:t xml:space="preserve"> the</w:t>
        </w:r>
      </w:ins>
      <w:r w:rsidR="00575C48"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575C48" w:rsidRPr="003B1C03">
        <w:rPr>
          <w:rFonts w:ascii="Avenir Book" w:hAnsi="Avenir Book"/>
        </w:rPr>
        <w:t xml:space="preserve"> satis</w:t>
      </w:r>
      <w:ins w:id="183" w:author="Eleanor Brush" w:date="2014-05-11T20:21:00Z">
        <w:r>
          <w:rPr>
            <w:rFonts w:ascii="Avenir Book" w:hAnsi="Avenir Book"/>
          </w:rPr>
          <w:t>fy</w:t>
        </w:r>
      </w:ins>
      <w:del w:id="184" w:author="Eleanor Brush" w:date="2014-05-11T20:21:00Z">
        <w:r w:rsidR="00575C48" w:rsidRPr="003B1C03" w:rsidDel="00F25B60">
          <w:rPr>
            <w:rFonts w:ascii="Avenir Book" w:hAnsi="Avenir Book"/>
          </w:rPr>
          <w:delText>f</w:delText>
        </w:r>
      </w:del>
      <w:ins w:id="185" w:author="Emma Fuller" w:date="2014-04-30T08:06:00Z">
        <w:del w:id="186" w:author="Eleanor Brush" w:date="2014-05-11T20:21:00Z">
          <w:r w:rsidR="00CD3291" w:rsidDel="00F25B60">
            <w:rPr>
              <w:rFonts w:ascii="Avenir Book" w:hAnsi="Avenir Book"/>
            </w:rPr>
            <w:delText>ies</w:delText>
          </w:r>
        </w:del>
      </w:ins>
      <w:r w:rsidR="00575C48"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30F91B73" w:rsidR="00C74D6A" w:rsidRPr="003B1C03" w:rsidRDefault="00582E98"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5F7BC120" w:rsidR="00917458" w:rsidRPr="003B1C03" w:rsidRDefault="00575C48" w:rsidP="00AD2D55">
      <w:pPr>
        <w:spacing w:line="480" w:lineRule="auto"/>
        <w:rPr>
          <w:rFonts w:ascii="Avenir Book" w:hAnsi="Avenir Book"/>
        </w:rPr>
      </w:pPr>
      <w:commentRangeStart w:id="187"/>
      <w:proofErr w:type="gramStart"/>
      <w:r w:rsidRPr="003B1C03">
        <w:rPr>
          <w:rFonts w:ascii="Avenir Book" w:hAnsi="Avenir Book"/>
        </w:rPr>
        <w:t>(Latore, Gould, and Mortimer 1998)</w:t>
      </w:r>
      <w:ins w:id="188" w:author="Emma Fuller" w:date="2014-04-30T08:07:00Z">
        <w:r w:rsidR="00CD3291">
          <w:rPr>
            <w:rFonts w:ascii="Avenir Book" w:hAnsi="Avenir Book"/>
          </w:rPr>
          <w:t>.</w:t>
        </w:r>
        <w:commentRangeEnd w:id="187"/>
        <w:proofErr w:type="gramEnd"/>
        <w:r w:rsidR="00CD3291">
          <w:rPr>
            <w:rStyle w:val="CommentReference"/>
          </w:rPr>
          <w:commentReference w:id="187"/>
        </w:r>
      </w:ins>
    </w:p>
    <w:p w14:paraId="5432426A" w14:textId="77777777" w:rsidR="00917458" w:rsidRPr="00BD294E" w:rsidRDefault="00575C48" w:rsidP="00AD2D55">
      <w:pPr>
        <w:pStyle w:val="Heading2"/>
        <w:spacing w:line="480" w:lineRule="auto"/>
        <w:rPr>
          <w:rFonts w:ascii="Avenir Book" w:hAnsi="Avenir Book"/>
          <w:color w:val="auto"/>
          <w:sz w:val="28"/>
        </w:rPr>
      </w:pPr>
      <w:bookmarkStart w:id="190" w:name="persistence"/>
      <w:r w:rsidRPr="00580DD8">
        <w:rPr>
          <w:rFonts w:ascii="Avenir Book" w:hAnsi="Avenir Book"/>
          <w:color w:val="auto"/>
          <w:sz w:val="28"/>
        </w:rPr>
        <w:t xml:space="preserve">Persistence </w:t>
      </w:r>
    </w:p>
    <w:bookmarkEnd w:id="190"/>
    <w:p w14:paraId="272AB1A1" w14:textId="7E9B7755" w:rsidR="00917458" w:rsidRPr="00E53915" w:rsidRDefault="00CD3291" w:rsidP="00AD2D55">
      <w:pPr>
        <w:spacing w:line="480" w:lineRule="auto"/>
        <w:rPr>
          <w:rFonts w:ascii="Avenir Book" w:hAnsi="Avenir Book"/>
        </w:rPr>
      </w:pPr>
      <w:ins w:id="191" w:author="Emma Fuller" w:date="2014-04-30T08:08:00Z">
        <w:r>
          <w:rPr>
            <w:rFonts w:ascii="Avenir Book" w:hAnsi="Avenir Book"/>
          </w:rPr>
          <w:t xml:space="preserve">At specific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ins>
      <w:ins w:id="192" w:author="Emma Fuller" w:date="2014-04-30T08:09:00Z">
        <w:r>
          <w:rPr>
            <w:rFonts w:ascii="Avenir Book" w:eastAsiaTheme="minorEastAsia" w:hAnsi="Avenir Book"/>
          </w:rPr>
          <w:t xml:space="preserve">, marine populations will persist. </w:t>
        </w:r>
      </w:ins>
      <w:r w:rsidR="002253AD" w:rsidRPr="00E53915">
        <w:rPr>
          <w:rFonts w:ascii="Avenir Book" w:hAnsi="Avenir Book"/>
        </w:rPr>
        <w:t>However,</w:t>
      </w:r>
      <w:ins w:id="193" w:author="Emma Fuller" w:date="2014-04-30T08:09:00Z">
        <w:r>
          <w:rPr>
            <w:rFonts w:ascii="Avenir Book" w:hAnsi="Avenir Book"/>
          </w:rPr>
          <w:t xml:space="preserve"> above these</w:t>
        </w:r>
      </w:ins>
      <w:r w:rsidR="002253AD" w:rsidRPr="00E53915">
        <w:rPr>
          <w:rFonts w:ascii="Avenir Book" w:hAnsi="Avenir Book"/>
        </w:rPr>
        <w:t xml:space="preserve"> </w:t>
      </w:r>
      <w:r w:rsidR="00575C48" w:rsidRPr="00E53915">
        <w:rPr>
          <w:rFonts w:ascii="Avenir Book" w:hAnsi="Avenir Book"/>
        </w:rPr>
        <w:t>values</w:t>
      </w:r>
      <w:ins w:id="194" w:author="Emma Fuller" w:date="2014-04-30T08:09:00Z">
        <w:r>
          <w:rPr>
            <w:rFonts w:ascii="Avenir Book" w:hAnsi="Avenir Book"/>
          </w:rPr>
          <w:t>,</w:t>
        </w:r>
      </w:ins>
      <w:r w:rsidR="00575C48" w:rsidRPr="00E53915">
        <w:rPr>
          <w:rFonts w:ascii="Avenir Book" w:hAnsi="Avenir Book"/>
        </w:rPr>
        <w:t xml:space="preserve"> population</w:t>
      </w:r>
      <w:ins w:id="195" w:author="Emma Fuller" w:date="2014-04-30T08:09:00Z">
        <w:r>
          <w:rPr>
            <w:rFonts w:ascii="Avenir Book" w:hAnsi="Avenir Book"/>
          </w:rPr>
          <w:t>s</w:t>
        </w:r>
      </w:ins>
      <w:r w:rsidR="00575C48" w:rsidRPr="00E53915">
        <w:rPr>
          <w:rFonts w:ascii="Avenir Book" w:hAnsi="Avenir Book"/>
        </w:rPr>
        <w:t xml:space="preserve"> will be driven extinct. When the population is extinct, the system is in</w:t>
      </w:r>
      <w:ins w:id="196" w:author="Emma Fuller" w:date="2014-04-30T08:10:00Z">
        <w:r>
          <w:rPr>
            <w:rFonts w:ascii="Avenir Book" w:hAnsi="Avenir Book"/>
          </w:rPr>
          <w:t xml:space="preserve"> its trivial</w:t>
        </w:r>
      </w:ins>
      <w:r w:rsidR="00575C48" w:rsidRPr="00E53915">
        <w:rPr>
          <w:rFonts w:ascii="Avenir Book" w:hAnsi="Avenir Book"/>
        </w:rPr>
        <w:t xml:space="preserve"> equilibrium</w:t>
      </w:r>
      <w:proofErr w:type="gramStart"/>
      <w:ins w:id="197" w:author="Emma Fuller" w:date="2014-04-30T08:10:00Z">
        <w:r>
          <w:rPr>
            <w:rFonts w:ascii="Avenir Book" w:hAnsi="Avenir Book"/>
          </w:rPr>
          <w:t>;</w:t>
        </w:r>
        <w:proofErr w:type="gramEnd"/>
        <w:r w:rsidRPr="00E53915">
          <w:rPr>
            <w:rFonts w:ascii="Avenir Book" w:hAnsi="Avenir Book"/>
          </w:rPr>
          <w:t xml:space="preserve"> </w:t>
        </w:r>
      </w:ins>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00575C48"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00575C48" w:rsidRPr="003B1C03">
        <w:rPr>
          <w:rFonts w:ascii="Avenir Book" w:hAnsi="Avenir Book"/>
        </w:rPr>
        <w:t xml:space="preserve">, which satisfies Equation </w:t>
      </w:r>
      <w:r w:rsidR="00C74D6A" w:rsidRPr="003B1C03">
        <w:rPr>
          <w:rFonts w:ascii="Avenir Book" w:hAnsi="Avenir Book"/>
        </w:rPr>
        <w:t>4</w:t>
      </w:r>
      <w:r w:rsidR="00575C48" w:rsidRPr="003B1C03">
        <w:rPr>
          <w:rFonts w:ascii="Avenir Book" w:hAnsi="Avenir Book"/>
        </w:rPr>
        <w:t>. If a population</w:t>
      </w:r>
      <w:r w:rsidR="00722282">
        <w:rPr>
          <w:rFonts w:ascii="Avenir Book" w:hAnsi="Avenir Book"/>
        </w:rPr>
        <w:t xml:space="preserve"> is to</w:t>
      </w:r>
      <w:r w:rsidR="00575C48"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00575C48" w:rsidRPr="00E53915">
        <w:rPr>
          <w:rFonts w:ascii="Avenir Book" w:hAnsi="Avenir Book"/>
        </w:rPr>
        <w:t>. Population persistence is therefore equivalent to the trivial traveling pulse</w:t>
      </w:r>
      <w:r w:rsidR="00575C48" w:rsidRPr="00E75A47">
        <w:rPr>
          <w:rFonts w:ascii="Avenir Book" w:hAnsi="Avenir Book"/>
        </w:rPr>
        <w:t xml:space="preserve"> being an unstable equilibrium</w:t>
      </w:r>
      <w:ins w:id="198" w:author="Emma Fuller" w:date="2014-04-30T08:11:00Z">
        <w:r>
          <w:rPr>
            <w:rFonts w:ascii="Avenir Book" w:hAnsi="Avenir Book"/>
          </w:rPr>
          <w:t>,</w:t>
        </w:r>
      </w:ins>
      <w:r w:rsidR="00C74D6A" w:rsidRPr="00E75A47">
        <w:rPr>
          <w:rFonts w:ascii="Avenir Book" w:hAnsi="Avenir Book"/>
        </w:rPr>
        <w:t xml:space="preserve"> </w:t>
      </w:r>
      <w:ins w:id="199" w:author="Emma Fuller" w:date="2014-04-30T08:11:00Z">
        <w:r>
          <w:rPr>
            <w:rFonts w:ascii="Avenir Book" w:hAnsi="Avenir Book"/>
          </w:rPr>
          <w:t xml:space="preserve">where </w:t>
        </w:r>
      </w:ins>
      <w:r w:rsidR="00C74D6A" w:rsidRPr="00E75A47">
        <w:rPr>
          <w:rFonts w:ascii="Avenir Book" w:hAnsi="Avenir Book"/>
        </w:rPr>
        <w:t>the introduction of a small population will grow rather than return to extinction</w:t>
      </w:r>
      <w:r w:rsidR="00575C48" w:rsidRPr="00E75A47">
        <w:rPr>
          <w:rFonts w:ascii="Avenir Book" w:hAnsi="Avenir Book"/>
        </w:rPr>
        <w:t xml:space="preserve">. </w:t>
      </w:r>
      <w:ins w:id="200" w:author="Emma Fuller" w:date="2014-04-30T08:11:00Z">
        <w:r>
          <w:rPr>
            <w:rFonts w:ascii="Avenir Book" w:hAnsi="Avenir Book"/>
          </w:rPr>
          <w:t>T</w:t>
        </w:r>
      </w:ins>
      <w:r w:rsidR="00575C48"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575C48"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ins w:id="201" w:author="Emma Fuller" w:date="2014-04-30T08:12:00Z">
        <w:r>
          <w:rPr>
            <w:rFonts w:ascii="Avenir Book" w:hAnsi="Avenir Book"/>
          </w:rPr>
          <w:t xml:space="preserve"> where found </w:t>
        </w:r>
      </w:ins>
      <w:r w:rsidR="00575C48" w:rsidRPr="003B1C03">
        <w:rPr>
          <w:rFonts w:ascii="Avenir Book" w:hAnsi="Avenir Book"/>
        </w:rPr>
        <w:t xml:space="preserve">by </w:t>
      </w:r>
      <w:ins w:id="202" w:author="Emma Fuller" w:date="2014-04-30T08:12:00Z">
        <w:r>
          <w:rPr>
            <w:rFonts w:ascii="Avenir Book" w:hAnsi="Avenir Book"/>
          </w:rPr>
          <w:t>defining</w:t>
        </w:r>
        <w:r w:rsidRPr="003B1C03">
          <w:rPr>
            <w:rFonts w:ascii="Avenir Book" w:hAnsi="Avenir Book"/>
          </w:rPr>
          <w:t xml:space="preserve"> </w:t>
        </w:r>
      </w:ins>
      <w:r w:rsidR="00575C48" w:rsidRPr="003B1C03">
        <w:rPr>
          <w:rFonts w:ascii="Avenir Book" w:hAnsi="Avenir Book"/>
        </w:rPr>
        <w:t>the parameters that make the trivial pulse unstable. See Appendix A.1 for de</w:t>
      </w:r>
      <w:r w:rsidR="00575C48" w:rsidRPr="00E53915">
        <w:rPr>
          <w:rFonts w:ascii="Avenir Book" w:hAnsi="Avenir Book"/>
        </w:rPr>
        <w:t>tails.</w:t>
      </w:r>
    </w:p>
    <w:p w14:paraId="2BED2E27" w14:textId="470FB32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w:t>
      </w:r>
      <w:ins w:id="203" w:author="Emma Fuller" w:date="2014-04-30T08:12:00Z">
        <w:r w:rsidR="00CD3291">
          <w:rPr>
            <w:rFonts w:ascii="Avenir Book" w:hAnsi="Avenir Book"/>
          </w:rPr>
          <w:t>production</w:t>
        </w:r>
        <w:r w:rsidR="00CD3291" w:rsidRPr="00E75A47">
          <w:rPr>
            <w:rFonts w:ascii="Avenir Book" w:hAnsi="Avenir Book"/>
          </w:rPr>
          <w:t xml:space="preserve"> </w:t>
        </w:r>
      </w:ins>
      <w:r w:rsidRPr="00E75A47">
        <w:rPr>
          <w:rFonts w:ascii="Avenir Book" w:hAnsi="Avenir Book"/>
        </w:rPr>
        <w:t xml:space="preserve">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w:t>
      </w:r>
      <w:ins w:id="204" w:author="Emma Fuller" w:date="2014-04-30T08:24:00Z">
        <w:r w:rsidR="002318B8">
          <w:rPr>
            <w:rFonts w:ascii="Avenir Book" w:hAnsi="Avenir Book"/>
          </w:rPr>
          <w:t>(</w:t>
        </w:r>
      </w:ins>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w:ins w:id="205" w:author="Emma Fuller" w:date="2014-04-30T08:24:00Z">
          <m:r>
            <w:rPr>
              <w:rFonts w:ascii="Cambria Math" w:hAnsi="Cambria Math"/>
            </w:rPr>
            <m:t>⟩</m:t>
          </m:r>
        </w:ins>
      </m:oMath>
      <w:ins w:id="206" w:author="Emma Fuller" w:date="2014-04-30T08:24:00Z">
        <w:r w:rsidR="002318B8">
          <w:rPr>
            <w:rFonts w:ascii="Avenir Book" w:eastAsiaTheme="minorEastAsia" w:hAnsi="Avenir Book"/>
          </w:rPr>
          <w:t>)</w:t>
        </w:r>
        <w:r w:rsidR="002318B8">
          <w:rPr>
            <w:rFonts w:ascii="Avenir Book" w:hAnsi="Avenir Book"/>
          </w:rPr>
          <w:t>,</w:t>
        </w:r>
        <w:r w:rsidR="002318B8" w:rsidRPr="00827C28">
          <w:rPr>
            <w:rFonts w:ascii="Avenir Book" w:hAnsi="Avenir Book"/>
          </w:rPr>
          <w:t xml:space="preserve"> </w:t>
        </w:r>
      </w:ins>
      <w:r w:rsidRPr="00827C28">
        <w:rPr>
          <w:rFonts w:ascii="Avenir Book" w:hAnsi="Avenir Book"/>
        </w:rPr>
        <w:t>properties of the environmen</w:t>
      </w:r>
      <w:r w:rsidRPr="00D83B78">
        <w:rPr>
          <w:rFonts w:ascii="Avenir Book" w:hAnsi="Avenir Book"/>
        </w:rPr>
        <w:t xml:space="preserve">t </w:t>
      </w:r>
      <w:ins w:id="207" w:author="Emma Fuller" w:date="2014-04-30T08:24:00Z">
        <w:r w:rsidR="00550641">
          <w:rPr>
            <w:rFonts w:ascii="Avenir Book" w:hAnsi="Avenir Book"/>
          </w:rPr>
          <w:t>(</w:t>
        </w:r>
      </w:ins>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ins w:id="208" w:author="Emma Fuller" w:date="2014-04-30T08:25:00Z">
        <w:r w:rsidR="00550641">
          <w:rPr>
            <w:rFonts w:ascii="Avenir Book" w:eastAsiaTheme="minorEastAsia" w:hAnsi="Avenir Book"/>
          </w:rPr>
          <w:t>),</w:t>
        </w:r>
      </w:ins>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582E98"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582E98"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78809AC9"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ins w:id="209" w:author="Eleanor Brush" w:date="2014-05-11T20:22:00Z">
        <w:r w:rsidR="00F25B60">
          <w:rPr>
            <w:rFonts w:ascii="Avenir Book" w:hAnsi="Avenir Book"/>
          </w:rPr>
          <w:t xml:space="preserve"> </w:t>
        </w:r>
      </w:ins>
      <w:ins w:id="210" w:author="Eleanor Brush" w:date="2014-05-11T20:23:00Z">
        <w:r w:rsidR="00F25B60">
          <w:rPr>
            <w:rFonts w:ascii="Avenir Book" w:hAnsi="Avenir Book"/>
          </w:rPr>
          <w:t xml:space="preserve">Despite the differences between the functional forms of the two kernels, for both kernels, </w:t>
        </w:r>
        <m:oMath>
          <m:sSup>
            <m:sSupPr>
              <m:ctrlPr>
                <w:rPr>
                  <w:rFonts w:ascii="Cambria Math" w:hAnsi="Cambria Math"/>
                  <w:i/>
                </w:rPr>
              </m:ctrlPr>
            </m:sSupPr>
            <m:e>
              <m:r>
                <w:rPr>
                  <w:rFonts w:ascii="Cambria Math" w:hAnsi="Cambria Math"/>
                </w:rPr>
                <m:t>h</m:t>
              </m:r>
            </m:e>
            <m:sup>
              <m:r>
                <w:rPr>
                  <w:rFonts w:ascii="Cambria Math" w:hAnsi="Cambria Math"/>
                </w:rPr>
                <m:t>*</m:t>
              </m:r>
            </m:sup>
          </m:sSup>
        </m:oMath>
      </w:ins>
      <w:ins w:id="211" w:author="Eleanor Brush" w:date="2014-05-11T20:25:00Z">
        <w:r w:rsidR="00F25B60">
          <w:rPr>
            <w:rFonts w:ascii="Avenir Book" w:eastAsiaTheme="minorEastAsia" w:hAnsi="Avenir Book"/>
          </w:rPr>
          <w:t>increases</w:t>
        </w:r>
      </w:ins>
      <w:ins w:id="212" w:author="Eleanor Brush" w:date="2014-05-11T20:24:00Z">
        <w:r w:rsidR="00F25B60">
          <w:rPr>
            <w:rFonts w:ascii="Avenir Book" w:eastAsiaTheme="minorEastAsia" w:hAnsi="Avenir Book"/>
          </w:rPr>
          <w:t xml:space="preserve"> as either </w:t>
        </w:r>
        <m:oMath>
          <m:r>
            <w:rPr>
              <w:rFonts w:ascii="Cambria Math" w:hAnsi="Cambria Math"/>
            </w:rPr>
            <m:t>L</m:t>
          </m:r>
        </m:oMath>
      </w:ins>
      <w:ins w:id="213" w:author="Eleanor Brush" w:date="2014-05-11T20:25:00Z">
        <w:r w:rsidR="00F25B60">
          <w:rPr>
            <w:rFonts w:ascii="Avenir Book" w:eastAsiaTheme="minorEastAsia" w:hAnsi="Avenir Book"/>
          </w:rPr>
          <w:t>or</w:t>
        </w:r>
      </w:ins>
      <w:ins w:id="214" w:author="Eleanor Brush" w:date="2014-05-11T20:24:00Z">
        <w:r w:rsidR="00F25B60">
          <w:rPr>
            <w:rFonts w:ascii="Avenir Book" w:eastAsiaTheme="minorEastAsia"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ins>
      <w:ins w:id="215" w:author="Eleanor Brush" w:date="2014-05-11T20:25:00Z">
        <w:r w:rsidR="00F25B60">
          <w:rPr>
            <w:rFonts w:ascii="Avenir Book" w:eastAsiaTheme="minorEastAsia" w:hAnsi="Avenir Book"/>
          </w:rPr>
          <w:t xml:space="preserve">increase and only depends on </w:t>
        </w:r>
        <m:oMath>
          <m:r>
            <m:rPr>
              <m:sty m:val="p"/>
            </m:rPr>
            <w:rPr>
              <w:rFonts w:ascii="Cambria Math" w:hAnsi="Cambria Math"/>
            </w:rPr>
            <m:t>c</m:t>
          </m:r>
        </m:oMath>
        <w:r w:rsidR="00F25B60">
          <w:rPr>
            <w:rFonts w:ascii="Avenir Book" w:eastAsiaTheme="minorEastAsia" w:hAnsi="Avenir Book"/>
          </w:rPr>
          <w:t xml:space="preserve"> in terms of </w:t>
        </w:r>
        <m:oMath>
          <m:sSup>
            <m:sSupPr>
              <m:ctrlPr>
                <w:rPr>
                  <w:rFonts w:ascii="Cambria Math" w:hAnsi="Cambria Math"/>
                </w:rPr>
              </m:ctrlPr>
            </m:sSupPr>
            <m:e>
              <m:r>
                <w:rPr>
                  <w:rFonts w:ascii="Cambria Math" w:hAnsi="Cambria Math"/>
                </w:rPr>
                <m:t>c</m:t>
              </m:r>
            </m:e>
            <m:sup>
              <m:r>
                <w:rPr>
                  <w:rFonts w:ascii="Cambria Math" w:hAnsi="Cambria Math"/>
                </w:rPr>
                <m:t>2</m:t>
              </m:r>
            </m:sup>
          </m:sSup>
        </m:oMath>
        <w:r w:rsidR="00F25B60">
          <w:rPr>
            <w:rFonts w:ascii="Avenir Book" w:eastAsiaTheme="minorEastAsia" w:hAnsi="Avenir Book"/>
          </w:rPr>
          <w:t xml:space="preserve"> and </w:t>
        </w:r>
      </w:ins>
      <m:oMath>
        <m:sSup>
          <m:sSupPr>
            <m:ctrlPr>
              <w:ins w:id="216" w:author="Eleanor Brush" w:date="2014-05-11T20:26:00Z">
                <w:rPr>
                  <w:rFonts w:ascii="Cambria Math" w:hAnsi="Cambria Math"/>
                </w:rPr>
              </w:ins>
            </m:ctrlPr>
          </m:sSupPr>
          <m:e>
            <w:ins w:id="217" w:author="Eleanor Brush" w:date="2014-05-11T20:26:00Z">
              <m:r>
                <w:rPr>
                  <w:rFonts w:ascii="Cambria Math" w:hAnsi="Cambria Math"/>
                </w:rPr>
                <m:t>L</m:t>
              </m:r>
            </w:ins>
          </m:e>
          <m:sup>
            <w:ins w:id="218" w:author="Eleanor Brush" w:date="2014-05-11T20:26:00Z">
              <m:r>
                <w:rPr>
                  <w:rFonts w:ascii="Cambria Math" w:hAnsi="Cambria Math"/>
                </w:rPr>
                <m:t>2</m:t>
              </m:r>
            </w:ins>
          </m:sup>
        </m:sSup>
        <w:ins w:id="219" w:author="Eleanor Brush" w:date="2014-05-11T20:26:00Z">
          <m:r>
            <w:rPr>
              <w:rFonts w:ascii="Cambria Math" w:hAnsi="Cambria Math"/>
            </w:rPr>
            <m:t>+3</m:t>
          </m:r>
        </w:ins>
        <m:sSup>
          <m:sSupPr>
            <m:ctrlPr>
              <w:ins w:id="220" w:author="Eleanor Brush" w:date="2014-05-11T20:25:00Z">
                <w:rPr>
                  <w:rFonts w:ascii="Cambria Math" w:hAnsi="Cambria Math"/>
                </w:rPr>
              </w:ins>
            </m:ctrlPr>
          </m:sSupPr>
          <m:e>
            <w:ins w:id="221" w:author="Eleanor Brush" w:date="2014-05-11T20:25:00Z">
              <m:r>
                <w:rPr>
                  <w:rFonts w:ascii="Cambria Math" w:hAnsi="Cambria Math"/>
                </w:rPr>
                <m:t>c</m:t>
              </m:r>
            </w:ins>
          </m:e>
          <m:sup>
            <w:ins w:id="222" w:author="Eleanor Brush" w:date="2014-05-11T20:25:00Z">
              <m:r>
                <w:rPr>
                  <w:rFonts w:ascii="Cambria Math" w:hAnsi="Cambria Math"/>
                </w:rPr>
                <m:t>2</m:t>
              </m:r>
            </w:ins>
          </m:sup>
        </m:sSup>
      </m:oMath>
      <w:ins w:id="223" w:author="Eleanor Brush" w:date="2014-05-11T20:26:00Z">
        <w:r w:rsidR="00F25B60">
          <w:rPr>
            <w:rFonts w:ascii="Avenir Book" w:eastAsiaTheme="minorEastAsia" w:hAnsi="Avenir Book"/>
          </w:rPr>
          <w:t xml:space="preserve">.  This makes intuitive </w:t>
        </w:r>
        <w:proofErr w:type="gramStart"/>
        <w:r w:rsidR="00F25B60">
          <w:rPr>
            <w:rFonts w:ascii="Avenir Book" w:eastAsiaTheme="minorEastAsia" w:hAnsi="Avenir Book"/>
          </w:rPr>
          <w:t>sense</w:t>
        </w:r>
        <w:proofErr w:type="gramEnd"/>
        <w:r w:rsidR="00F25B60">
          <w:rPr>
            <w:rFonts w:ascii="Avenir Book" w:eastAsiaTheme="minorEastAsia" w:hAnsi="Avenir Book"/>
          </w:rPr>
          <w:t xml:space="preserve"> as the effect of </w:t>
        </w:r>
        <m:oMath>
          <m:r>
            <m:rPr>
              <m:sty m:val="p"/>
            </m:rPr>
            <w:rPr>
              <w:rFonts w:ascii="Cambria Math" w:hAnsi="Cambria Math"/>
            </w:rPr>
            <m:t>c</m:t>
          </m:r>
        </m:oMath>
        <w:r w:rsidR="00F25B60">
          <w:rPr>
            <w:rFonts w:ascii="Avenir Book" w:eastAsiaTheme="minorEastAsia" w:hAnsi="Avenir Book"/>
          </w:rPr>
          <w:t xml:space="preserve"> should not depend on its sign.</w:t>
        </w:r>
      </w:ins>
      <w:del w:id="224" w:author="Eleanor Brush" w:date="2014-05-11T20:23:00Z">
        <w:r w:rsidR="00025C3A" w:rsidDel="00F25B60">
          <w:rPr>
            <w:rFonts w:ascii="Avenir Book" w:hAnsi="Avenir Book"/>
          </w:rPr>
          <w:delText xml:space="preserve"> </w:delText>
        </w:r>
      </w:del>
    </w:p>
    <w:p w14:paraId="1148DD49" w14:textId="77777777" w:rsidR="00917458" w:rsidRPr="00BE4CF8" w:rsidRDefault="00575C48" w:rsidP="00AD2D55">
      <w:pPr>
        <w:pStyle w:val="Heading2"/>
        <w:spacing w:line="480" w:lineRule="auto"/>
        <w:rPr>
          <w:rFonts w:ascii="Avenir Book" w:hAnsi="Avenir Book"/>
          <w:color w:val="auto"/>
          <w:sz w:val="28"/>
        </w:rPr>
      </w:pPr>
      <w:bookmarkStart w:id="225" w:name="calculating-synergy"/>
      <w:r w:rsidRPr="00E53915">
        <w:rPr>
          <w:rFonts w:ascii="Avenir Book" w:hAnsi="Avenir Book"/>
          <w:color w:val="auto"/>
          <w:sz w:val="28"/>
        </w:rPr>
        <w:lastRenderedPageBreak/>
        <w:t xml:space="preserve">Calculating </w:t>
      </w:r>
      <w:r w:rsidR="008F0CF9" w:rsidRPr="00E53915">
        <w:rPr>
          <w:rFonts w:ascii="Avenir Book" w:hAnsi="Avenir Book"/>
          <w:color w:val="auto"/>
          <w:sz w:val="28"/>
        </w:rPr>
        <w:t xml:space="preserve">the interaction of climate velocity and harvest </w:t>
      </w:r>
    </w:p>
    <w:bookmarkEnd w:id="225"/>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w:t>
      </w:r>
      <w:proofErr w:type="gramStart"/>
      <w:r w:rsidRPr="00286494">
        <w:rPr>
          <w:rFonts w:ascii="Avenir Book" w:hAnsi="Avenir Book"/>
        </w:rPr>
        <w:t>the</w:t>
      </w:r>
      <w:proofErr w:type="gramEnd"/>
      <w:r w:rsidRPr="00286494">
        <w:rPr>
          <w:rFonts w:ascii="Avenir Book" w:hAnsi="Avenir Book"/>
        </w:rPr>
        <w:t xml:space="preserv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582E98"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xml:space="preserve">, the effect of both stressors is greater than we would expect from considering either stressor individually. If the stressors </w:t>
      </w:r>
      <w:r w:rsidRPr="00E53915">
        <w:rPr>
          <w:rFonts w:ascii="Avenir Book" w:hAnsi="Avenir Book"/>
        </w:rPr>
        <w:lastRenderedPageBreak/>
        <w:t>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commentRangeStart w:id="226"/>
      <w:r w:rsidRPr="00E75A47">
        <w:rPr>
          <w:rFonts w:ascii="Avenir Book" w:hAnsi="Avenir Book"/>
        </w:rPr>
        <w:t>.</w:t>
      </w:r>
      <w:r w:rsidR="004B5D8E" w:rsidRPr="00E75A47">
        <w:rPr>
          <w:rFonts w:ascii="Avenir Book" w:hAnsi="Avenir Book"/>
        </w:rPr>
        <w:t xml:space="preserve"> </w:t>
      </w:r>
      <w:commentRangeStart w:id="227"/>
      <w:r w:rsidR="004B5D8E" w:rsidRPr="00E75A47">
        <w:rPr>
          <w:rFonts w:ascii="Avenir Book" w:hAnsi="Avenir Book"/>
        </w:rPr>
        <w:t xml:space="preserve">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commentRangeEnd w:id="227"/>
      <w:r w:rsidR="00CD3291">
        <w:rPr>
          <w:rStyle w:val="CommentReference"/>
        </w:rPr>
        <w:commentReference w:id="227"/>
      </w:r>
      <w:commentRangeEnd w:id="226"/>
      <w:r w:rsidR="00550641">
        <w:rPr>
          <w:rStyle w:val="CommentReference"/>
        </w:rPr>
        <w:commentReference w:id="226"/>
      </w:r>
    </w:p>
    <w:p w14:paraId="3C5599E8" w14:textId="77777777" w:rsidR="00917458" w:rsidRPr="00BE1D72" w:rsidRDefault="00575C48" w:rsidP="00AD2D55">
      <w:pPr>
        <w:pStyle w:val="Heading2"/>
        <w:spacing w:line="480" w:lineRule="auto"/>
        <w:rPr>
          <w:rFonts w:ascii="Avenir Book" w:hAnsi="Avenir Book"/>
          <w:color w:val="auto"/>
          <w:sz w:val="28"/>
        </w:rPr>
      </w:pPr>
      <w:bookmarkStart w:id="228" w:name="simulations"/>
      <w:r w:rsidRPr="00A53F62">
        <w:rPr>
          <w:rFonts w:ascii="Avenir Book" w:hAnsi="Avenir Book"/>
          <w:color w:val="auto"/>
          <w:sz w:val="28"/>
        </w:rPr>
        <w:t xml:space="preserve">Simulations </w:t>
      </w:r>
    </w:p>
    <w:bookmarkEnd w:id="228"/>
    <w:p w14:paraId="421C1F0B" w14:textId="42350CC9"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w:t>
      </w:r>
      <w:commentRangeStart w:id="229"/>
      <w:r w:rsidRPr="003B1C03">
        <w:rPr>
          <w:rFonts w:ascii="Avenir Book" w:hAnsi="Avenir Book"/>
        </w:rPr>
        <w:t xml:space="preserve">First, we </w:t>
      </w:r>
      <w:del w:id="230" w:author="Eleanor Brush" w:date="2014-05-11T20:48:00Z">
        <w:r w:rsidRPr="003B1C03" w:rsidDel="00854E54">
          <w:rPr>
            <w:rFonts w:ascii="Avenir Book" w:hAnsi="Avenir Book"/>
          </w:rPr>
          <w:delText xml:space="preserve">examined the sensitivity of the model to </w:delText>
        </w:r>
        <w:r w:rsidR="005E1AEE" w:rsidRPr="003B1C03" w:rsidDel="00854E54">
          <w:rPr>
            <w:rFonts w:ascii="Avenir Book" w:hAnsi="Avenir Book"/>
          </w:rPr>
          <w:delText>alternative</w:delText>
        </w:r>
        <w:r w:rsidRPr="003B1C03" w:rsidDel="00854E54">
          <w:rPr>
            <w:rFonts w:ascii="Avenir Book" w:hAnsi="Avenir Book"/>
          </w:rPr>
          <w:delText xml:space="preserve"> dispersal kernel</w:delText>
        </w:r>
        <w:r w:rsidR="005E1AEE" w:rsidRPr="003B1C03" w:rsidDel="00854E54">
          <w:rPr>
            <w:rFonts w:ascii="Avenir Book" w:hAnsi="Avenir Book"/>
          </w:rPr>
          <w:delText>s, such as</w:delText>
        </w:r>
      </w:del>
      <w:ins w:id="231" w:author="Eleanor Brush" w:date="2014-05-11T20:48:00Z">
        <w:r w:rsidR="00854E54">
          <w:rPr>
            <w:rFonts w:ascii="Avenir Book" w:hAnsi="Avenir Book"/>
          </w:rPr>
          <w:t>used</w:t>
        </w:r>
      </w:ins>
      <w:r w:rsidR="005E1AEE" w:rsidRPr="003B1C03">
        <w:rPr>
          <w:rFonts w:ascii="Avenir Book" w:hAnsi="Avenir Book"/>
        </w:rPr>
        <w:t xml:space="preserve"> </w:t>
      </w:r>
      <w:del w:id="232" w:author="Eleanor Brush" w:date="2014-05-11T20:48:00Z">
        <w:r w:rsidR="005E1AEE" w:rsidRPr="003B1C03" w:rsidDel="00854E54">
          <w:rPr>
            <w:rFonts w:ascii="Avenir Book" w:hAnsi="Avenir Book"/>
          </w:rPr>
          <w:delText>the</w:delText>
        </w:r>
        <w:r w:rsidRPr="003B1C03" w:rsidDel="00854E54">
          <w:rPr>
            <w:rFonts w:ascii="Avenir Book" w:hAnsi="Avenir Book"/>
          </w:rPr>
          <w:delText xml:space="preserve"> </w:delText>
        </w:r>
      </w:del>
      <w:ins w:id="233" w:author="Eleanor Brush" w:date="2014-05-11T20:48:00Z">
        <w:r w:rsidR="00854E54">
          <w:rPr>
            <w:rFonts w:ascii="Avenir Book" w:hAnsi="Avenir Book"/>
          </w:rPr>
          <w:t>a</w:t>
        </w:r>
        <w:r w:rsidR="00854E54" w:rsidRPr="003B1C03">
          <w:rPr>
            <w:rFonts w:ascii="Avenir Book" w:hAnsi="Avenir Book"/>
          </w:rPr>
          <w:t xml:space="preserve"> </w:t>
        </w:r>
      </w:ins>
      <w:r w:rsidRPr="003B1C03">
        <w:rPr>
          <w:rFonts w:ascii="Avenir Book" w:hAnsi="Avenir Book"/>
        </w:rPr>
        <w:t xml:space="preserve">Laplace </w:t>
      </w:r>
      <w:ins w:id="234" w:author="Eleanor Brush" w:date="2014-05-11T20:48:00Z">
        <w:r w:rsidR="00854E54">
          <w:rPr>
            <w:rFonts w:ascii="Avenir Book" w:hAnsi="Avenir Book"/>
          </w:rPr>
          <w:t xml:space="preserve">rather than a Gaussian </w:t>
        </w:r>
      </w:ins>
      <w:r w:rsidRPr="003B1C03">
        <w:rPr>
          <w:rFonts w:ascii="Avenir Book" w:hAnsi="Avenir Book"/>
        </w:rPr>
        <w:t>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4BA2308E" w:rsidR="00612EAF" w:rsidRPr="003B1C03" w:rsidRDefault="00854E54" w:rsidP="003228DC">
            <w:pPr>
              <w:spacing w:line="480" w:lineRule="auto"/>
              <w:jc w:val="center"/>
              <w:rPr>
                <w:rFonts w:ascii="Avenir Book" w:hAnsi="Avenir Book"/>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w:ins w:id="235" w:author="Eleanor Brush" w:date="2014-05-11T20:49:00Z">
                  <m:r>
                    <w:rPr>
                      <w:rFonts w:ascii="Cambria Math" w:hAnsi="Cambria Math"/>
                    </w:rPr>
                    <m:t>.</m:t>
                  </m:r>
                </w:ins>
                <w:del w:id="236" w:author="Eleanor Brush" w:date="2014-05-11T20:49:00Z">
                  <m:r>
                    <w:rPr>
                      <w:rFonts w:ascii="Cambria Math" w:hAnsi="Cambria Math"/>
                    </w:rPr>
                    <m:t>,</m:t>
                  </m:r>
                </w:del>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34370E7D" w:rsidR="002A57A4" w:rsidRPr="003B1C03" w:rsidRDefault="00575C48" w:rsidP="00AD2D55">
      <w:pPr>
        <w:spacing w:line="480" w:lineRule="auto"/>
        <w:rPr>
          <w:rFonts w:ascii="Avenir Book" w:hAnsi="Avenir Book"/>
        </w:rPr>
      </w:pPr>
      <w:del w:id="237" w:author="Eleanor Brush" w:date="2014-05-11T20:49:00Z">
        <w:r w:rsidRPr="003B1C03" w:rsidDel="00854E54">
          <w:rPr>
            <w:rFonts w:ascii="Avenir Book" w:hAnsi="Avenir Book"/>
          </w:rPr>
          <w:delText>a</w:delText>
        </w:r>
      </w:del>
      <w:del w:id="238" w:author="Eleanor Brush" w:date="2014-05-11T20:52:00Z">
        <w:r w:rsidRPr="003B1C03" w:rsidDel="006D5023">
          <w:rPr>
            <w:rFonts w:ascii="Avenir Book" w:hAnsi="Avenir Book"/>
          </w:rPr>
          <w:delText xml:space="preserve"> commonly used model of </w:delText>
        </w:r>
        <w:r w:rsidR="00601904" w:rsidRPr="003B1C03" w:rsidDel="006D5023">
          <w:rPr>
            <w:rFonts w:ascii="Avenir Book" w:hAnsi="Avenir Book"/>
          </w:rPr>
          <w:delText xml:space="preserve">marine </w:delText>
        </w:r>
        <w:r w:rsidRPr="003B1C03" w:rsidDel="006D5023">
          <w:rPr>
            <w:rFonts w:ascii="Avenir Book" w:hAnsi="Avenir Book"/>
          </w:rPr>
          <w:delText>larval dispersal (</w:delText>
        </w:r>
        <w:r w:rsidR="005E1AEE" w:rsidRPr="00827C28" w:rsidDel="006D5023">
          <w:rPr>
            <w:rFonts w:ascii="Avenir Book" w:hAnsi="Avenir Book"/>
          </w:rPr>
          <w:delText>Botsford et al. 2001</w:delText>
        </w:r>
        <w:r w:rsidRPr="003B1C03" w:rsidDel="006D5023">
          <w:rPr>
            <w:rFonts w:ascii="Avenir Book" w:hAnsi="Avenir Book"/>
          </w:rPr>
          <w:delText xml:space="preserve">). </w:delText>
        </w:r>
      </w:del>
      <w:commentRangeEnd w:id="229"/>
      <w:r w:rsidR="00CD3291">
        <w:rPr>
          <w:rStyle w:val="CommentReference"/>
        </w:rPr>
        <w:commentReference w:id="229"/>
      </w:r>
      <w:ins w:id="239" w:author="Eleanor Brush" w:date="2014-05-11T20:49:00Z">
        <w:r w:rsidR="006D5023">
          <w:rPr>
            <w:rFonts w:ascii="Avenir Book" w:hAnsi="Avenir Book"/>
          </w:rPr>
          <w:t>Since the Laplace kernel</w:t>
        </w:r>
        <w:r w:rsidR="00854E54">
          <w:rPr>
            <w:rFonts w:ascii="Avenir Book" w:hAnsi="Avenir Book"/>
          </w:rPr>
          <w:t xml:space="preserve"> is not separable</w:t>
        </w:r>
      </w:ins>
      <w:ins w:id="240" w:author="Eleanor Brush" w:date="2014-05-11T20:51:00Z">
        <w:r w:rsidR="006D5023">
          <w:rPr>
            <w:rFonts w:ascii="Avenir Book" w:hAnsi="Avenir Book"/>
          </w:rPr>
          <w:t>,</w:t>
        </w:r>
      </w:ins>
      <w:ins w:id="241" w:author="Eleanor Brush" w:date="2014-05-11T20:49:00Z">
        <w:r w:rsidR="006D5023">
          <w:rPr>
            <w:rFonts w:ascii="Avenir Book" w:hAnsi="Avenir Book"/>
          </w:rPr>
          <w:t xml:space="preserve"> and hence not amenable to analytical methods, we used simulations to </w:t>
        </w:r>
      </w:ins>
      <w:ins w:id="242" w:author="Eleanor Brush" w:date="2014-05-11T20:52:00Z">
        <w:r w:rsidR="006D5023">
          <w:rPr>
            <w:rFonts w:ascii="Avenir Book" w:hAnsi="Avenir Book"/>
          </w:rPr>
          <w:t xml:space="preserve">study </w:t>
        </w:r>
        <w:proofErr w:type="gramStart"/>
        <w:r w:rsidR="006D5023">
          <w:rPr>
            <w:rFonts w:ascii="Avenir Book" w:hAnsi="Avenir Book"/>
          </w:rPr>
          <w:t xml:space="preserve">this </w:t>
        </w:r>
      </w:ins>
      <w:ins w:id="243" w:author="Eleanor Brush" w:date="2014-05-11T20:49:00Z">
        <w:r w:rsidR="006D5023">
          <w:rPr>
            <w:rFonts w:ascii="Avenir Book" w:hAnsi="Avenir Book"/>
          </w:rPr>
          <w:t xml:space="preserve"> </w:t>
        </w:r>
      </w:ins>
      <w:ins w:id="244" w:author="Eleanor Brush" w:date="2014-05-11T20:52:00Z">
        <w:r w:rsidR="006D5023" w:rsidRPr="003B1C03">
          <w:rPr>
            <w:rFonts w:ascii="Avenir Book" w:hAnsi="Avenir Book"/>
          </w:rPr>
          <w:t>commonly</w:t>
        </w:r>
        <w:proofErr w:type="gramEnd"/>
        <w:r w:rsidR="006D5023" w:rsidRPr="003B1C03">
          <w:rPr>
            <w:rFonts w:ascii="Avenir Book" w:hAnsi="Avenir Book"/>
          </w:rPr>
          <w:t xml:space="preserve"> used model of marine larval dispersal (</w:t>
        </w:r>
        <w:proofErr w:type="spellStart"/>
        <w:r w:rsidR="006D5023" w:rsidRPr="00827C28">
          <w:rPr>
            <w:rFonts w:ascii="Avenir Book" w:hAnsi="Avenir Book"/>
          </w:rPr>
          <w:t>Botsford</w:t>
        </w:r>
        <w:proofErr w:type="spellEnd"/>
        <w:r w:rsidR="006D5023" w:rsidRPr="00827C28">
          <w:rPr>
            <w:rFonts w:ascii="Avenir Book" w:hAnsi="Avenir Book"/>
          </w:rPr>
          <w:t xml:space="preserve"> et al. 2001</w:t>
        </w:r>
        <w:r w:rsidR="006D5023" w:rsidRPr="003B1C03">
          <w:rPr>
            <w:rFonts w:ascii="Avenir Book" w:hAnsi="Avenir Book"/>
          </w:rPr>
          <w:t>).</w:t>
        </w:r>
      </w:ins>
    </w:p>
    <w:p w14:paraId="5F513F4C" w14:textId="55BD002C"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t>
      </w:r>
      <w:commentRangeStart w:id="245"/>
      <w:r w:rsidRPr="00286494">
        <w:rPr>
          <w:rFonts w:ascii="Avenir Book" w:hAnsi="Avenir Book"/>
        </w:rPr>
        <w:t xml:space="preserve">we seeded the </w:t>
      </w:r>
      <w:ins w:id="246" w:author="Emma Fuller" w:date="2014-04-30T08:14:00Z">
        <w:r w:rsidR="00FF1994">
          <w:rPr>
            <w:rFonts w:ascii="Avenir Book" w:hAnsi="Avenir Book"/>
          </w:rPr>
          <w:t>model</w:t>
        </w:r>
        <w:r w:rsidR="00FF1994" w:rsidRPr="00286494">
          <w:rPr>
            <w:rFonts w:ascii="Avenir Book" w:hAnsi="Avenir Book"/>
          </w:rPr>
          <w:t xml:space="preserve"> </w:t>
        </w:r>
      </w:ins>
      <w:r w:rsidRPr="00286494">
        <w:rPr>
          <w:rFonts w:ascii="Avenir Book" w:hAnsi="Avenir Book"/>
        </w:rPr>
        <w:t>with 50 individuals</w:t>
      </w:r>
      <w:commentRangeEnd w:id="245"/>
      <w:r w:rsidR="00FF1994">
        <w:rPr>
          <w:rStyle w:val="CommentReference"/>
        </w:rPr>
        <w:commentReference w:id="245"/>
      </w:r>
      <w:r w:rsidRPr="00286494">
        <w:rPr>
          <w:rFonts w:ascii="Avenir Book" w:hAnsi="Avenir Book"/>
        </w:rPr>
        <w:t xml:space="preserve"> at a single </w:t>
      </w:r>
      <w:ins w:id="247" w:author="Emma Fuller" w:date="2014-04-30T08:14:00Z">
        <w:r w:rsidR="00FF1994">
          <w:rPr>
            <w:rFonts w:ascii="Avenir Book" w:hAnsi="Avenir Book"/>
          </w:rPr>
          <w:t>location</w:t>
        </w:r>
        <w:r w:rsidR="00FF1994" w:rsidRPr="00A53F62">
          <w:rPr>
            <w:rFonts w:ascii="Avenir Book" w:hAnsi="Avenir Book"/>
          </w:rPr>
          <w:t xml:space="preserve"> </w:t>
        </w:r>
      </w:ins>
      <w:r w:rsidR="002A57A4" w:rsidRPr="00A53F62">
        <w:rPr>
          <w:rFonts w:ascii="Avenir Book" w:hAnsi="Avenir Book"/>
        </w:rPr>
        <w:t>and iterated</w:t>
      </w:r>
      <w:r w:rsidRPr="00BE1D72">
        <w:rPr>
          <w:rFonts w:ascii="Avenir Book" w:hAnsi="Avenir Book"/>
        </w:rPr>
        <w:t xml:space="preserve"> </w:t>
      </w:r>
      <w:commentRangeStart w:id="248"/>
      <w:r w:rsidRPr="00BE1D72">
        <w:rPr>
          <w:rFonts w:ascii="Avenir Book" w:hAnsi="Avenir Book"/>
        </w:rPr>
        <w:t>through 150 generations for the population to reach equilibrium</w:t>
      </w:r>
      <w:commentRangeEnd w:id="248"/>
      <w:r w:rsidR="00FF1994">
        <w:rPr>
          <w:rStyle w:val="CommentReference"/>
        </w:rPr>
        <w:commentReference w:id="248"/>
      </w:r>
      <w:r w:rsidRPr="00BE1D72">
        <w:rPr>
          <w:rFonts w:ascii="Avenir Book" w:hAnsi="Avenir Book"/>
        </w:rPr>
        <w:t xml:space="preserve"> without harvesting or climate shift. We then added harvesting press</w:t>
      </w:r>
      <w:r w:rsidRPr="003B1C03">
        <w:rPr>
          <w:rFonts w:ascii="Avenir Book" w:hAnsi="Avenir Book"/>
        </w:rPr>
        <w:t>ure, allowed the population to again reach equilibrium (150 generations), and finally added</w:t>
      </w:r>
      <w:ins w:id="249" w:author="Emma Fuller" w:date="2014-04-30T08:15:00Z">
        <w:r w:rsidR="00FF1994">
          <w:rPr>
            <w:rFonts w:ascii="Avenir Book" w:hAnsi="Avenir Book"/>
          </w:rPr>
          <w:t xml:space="preserve"> a changing</w:t>
        </w:r>
      </w:ins>
      <w:r w:rsidRPr="003B1C03">
        <w:rPr>
          <w:rFonts w:ascii="Avenir Book" w:hAnsi="Avenir Book"/>
        </w:rPr>
        <w:t xml:space="preserve"> climate by moving the viable patch</w:t>
      </w:r>
      <w:ins w:id="250" w:author="Emma Fuller" w:date="2014-04-30T08:15:00Z">
        <w:r w:rsidR="00FF1994">
          <w:rPr>
            <w:rFonts w:ascii="Avenir Book" w:hAnsi="Avenir Book"/>
          </w:rPr>
          <w:t xml:space="preserve"> with a </w:t>
        </w:r>
        <w:r w:rsidR="00FF1994">
          <w:rPr>
            <w:rFonts w:ascii="Avenir Book" w:hAnsi="Avenir Book"/>
          </w:rPr>
          <w:lastRenderedPageBreak/>
          <w:t>certain velocity</w:t>
        </w:r>
      </w:ins>
      <w:r w:rsidRPr="003B1C03">
        <w:rPr>
          <w:rFonts w:ascii="Avenir Book" w:hAnsi="Avenir Book"/>
        </w:rPr>
        <w:t xml:space="preserve">. </w:t>
      </w:r>
      <w:r w:rsidR="00E53915">
        <w:rPr>
          <w:rFonts w:ascii="Avenir Book" w:hAnsi="Avenir Book"/>
        </w:rPr>
        <w:t>After a minimum of 300 generations w</w:t>
      </w:r>
      <w:r w:rsidR="00E53915" w:rsidRPr="00E53915">
        <w:rPr>
          <w:rFonts w:ascii="Avenir Book" w:hAnsi="Avenir Book"/>
        </w:rPr>
        <w:t xml:space="preserve">e </w:t>
      </w:r>
      <w:commentRangeStart w:id="251"/>
      <w:r w:rsidRPr="00E53915">
        <w:rPr>
          <w:rFonts w:ascii="Avenir Book" w:hAnsi="Avenir Book"/>
        </w:rPr>
        <w:t>calculated equilibrium biomass as the mean biomass of 300</w:t>
      </w:r>
      <w:r w:rsidR="00E53915">
        <w:rPr>
          <w:rFonts w:ascii="Avenir Book" w:hAnsi="Avenir Book"/>
        </w:rPr>
        <w:t xml:space="preserve"> </w:t>
      </w:r>
      <w:commentRangeEnd w:id="251"/>
      <w:r w:rsidR="00FF1994">
        <w:rPr>
          <w:rStyle w:val="CommentReference"/>
        </w:rPr>
        <w:commentReference w:id="251"/>
      </w:r>
      <w:r w:rsidR="00E53915">
        <w:rPr>
          <w:rFonts w:ascii="Avenir Book" w:hAnsi="Avenir Book"/>
        </w:rPr>
        <w:t>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3B7F0142"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w:t>
      </w:r>
      <w:ins w:id="252" w:author="Emma Fuller" w:date="2014-04-30T08:16:00Z">
        <w:r w:rsidR="00FF1994">
          <w:rPr>
            <w:rFonts w:ascii="Avenir Book" w:hAnsi="Avenir Book"/>
          </w:rPr>
          <w:t>abundance</w:t>
        </w:r>
        <w:r w:rsidR="00FF1994" w:rsidRPr="00E53915">
          <w:rPr>
            <w:rFonts w:ascii="Avenir Book" w:hAnsi="Avenir Book"/>
          </w:rPr>
          <w:t xml:space="preserve"> </w:t>
        </w:r>
      </w:ins>
      <w:r w:rsidRPr="00E53915">
        <w:rPr>
          <w:rFonts w:ascii="Avenir Book" w:hAnsi="Avenir Book"/>
        </w:rPr>
        <w:t>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w:t>
      </w:r>
      <w:r w:rsidR="00575C48" w:rsidRPr="00580DD8">
        <w:rPr>
          <w:rFonts w:ascii="Avenir Book" w:hAnsi="Avenir Book"/>
        </w:rPr>
        <w:lastRenderedPageBreak/>
        <w:t>Botsford 2002).</w:t>
      </w:r>
      <w:r w:rsidR="00852431">
        <w:rPr>
          <w:rFonts w:ascii="Avenir Book" w:hAnsi="Avenir Book"/>
        </w:rPr>
        <w:t xml:space="preserve"> In these simulations, </w:t>
      </w:r>
      <w:commentRangeStart w:id="253"/>
      <w:r w:rsidR="00852431">
        <w:rPr>
          <w:rFonts w:ascii="Avenir Book" w:hAnsi="Avenir Book"/>
        </w:rPr>
        <w:t xml:space="preserve">harvesting pressure was proportional in areas between reserves. </w:t>
      </w:r>
      <w:commentRangeEnd w:id="253"/>
      <w:r w:rsidR="00550641">
        <w:rPr>
          <w:rStyle w:val="CommentReference"/>
        </w:rPr>
        <w:commentReference w:id="253"/>
      </w:r>
    </w:p>
    <w:p w14:paraId="268A0EBC" w14:textId="77777777" w:rsidR="00917458" w:rsidRPr="00E53915" w:rsidRDefault="00575C48" w:rsidP="00AD2D55">
      <w:pPr>
        <w:pStyle w:val="Heading1"/>
        <w:spacing w:line="480" w:lineRule="auto"/>
        <w:rPr>
          <w:rFonts w:ascii="Avenir Book" w:hAnsi="Avenir Book"/>
          <w:color w:val="auto"/>
        </w:rPr>
      </w:pPr>
      <w:bookmarkStart w:id="254"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255" w:name="interactions-between-stressors"/>
      <w:bookmarkEnd w:id="254"/>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255"/>
    <w:p w14:paraId="2CEC46AD" w14:textId="064CFF2B" w:rsidR="00917458" w:rsidRPr="00E53915" w:rsidRDefault="0045548F" w:rsidP="00AD2D55">
      <w:pPr>
        <w:spacing w:line="480" w:lineRule="auto"/>
        <w:rPr>
          <w:rFonts w:ascii="Avenir Book" w:hAnsi="Avenir Book"/>
        </w:rPr>
      </w:pPr>
      <w:ins w:id="256" w:author="Eleanor Brush" w:date="2014-05-12T22:16:00Z">
        <w:r>
          <w:rPr>
            <w:rFonts w:ascii="Avenir Book" w:hAnsi="Avenir Book"/>
          </w:rPr>
          <w:t xml:space="preserve">We </w:t>
        </w:r>
      </w:ins>
      <w:ins w:id="257" w:author="Eleanor Brush" w:date="2014-05-12T22:18:00Z">
        <w:r>
          <w:rPr>
            <w:rFonts w:ascii="Avenir Book" w:hAnsi="Avenir Book"/>
          </w:rPr>
          <w:t xml:space="preserve">find that </w:t>
        </w:r>
      </w:ins>
      <w:ins w:id="258" w:author="Eleanor Brush" w:date="2014-05-12T22:19:00Z">
        <w:r>
          <w:rPr>
            <w:rFonts w:ascii="Avenir Book" w:hAnsi="Avenir Book"/>
          </w:rPr>
          <w:t xml:space="preserve">the critical rate of each stressor, i.e. the rate sufficient to drive the population extinct, is a decreasing function of the rate of the other stressor.  That is, </w:t>
        </w:r>
      </w:ins>
      <w:ins w:id="259" w:author="Emma Fuller" w:date="2014-04-30T08:17:00Z">
        <w:del w:id="260" w:author="Eleanor Brush" w:date="2014-05-12T22:20:00Z">
          <w:r w:rsidR="00FF1994" w:rsidDel="0045548F">
            <w:rPr>
              <w:rFonts w:ascii="Avenir Book" w:hAnsi="Avenir Book"/>
            </w:rPr>
            <w:delText>C</w:delText>
          </w:r>
        </w:del>
      </w:ins>
      <w:del w:id="261" w:author="Eleanor Brush" w:date="2014-05-12T22:20:00Z">
        <w:r w:rsidR="00575C48" w:rsidRPr="00A53F62" w:rsidDel="0045548F">
          <w:rPr>
            <w:rFonts w:ascii="Avenir Book" w:hAnsi="Avenir Book"/>
          </w:rPr>
          <w:delText xml:space="preserve">limate velocity and </w:delText>
        </w:r>
        <w:r w:rsidR="00627C41" w:rsidRPr="00BE1D72" w:rsidDel="0045548F">
          <w:rPr>
            <w:rFonts w:ascii="Avenir Book" w:hAnsi="Avenir Book"/>
          </w:rPr>
          <w:delText xml:space="preserve">critical </w:delText>
        </w:r>
        <w:r w:rsidR="00575C48" w:rsidRPr="008F2B52" w:rsidDel="0045548F">
          <w:rPr>
            <w:rFonts w:ascii="Avenir Book" w:hAnsi="Avenir Book"/>
          </w:rPr>
          <w:delText>harvest rate are inversely related</w:delText>
        </w:r>
        <w:r w:rsidR="00E74E13" w:rsidDel="0045548F">
          <w:rPr>
            <w:rFonts w:ascii="Avenir Book" w:hAnsi="Avenir Book"/>
          </w:rPr>
          <w:delText>, as would be expected from interacting stressors</w:delText>
        </w:r>
        <w:r w:rsidR="00575C48" w:rsidRPr="008F2B52" w:rsidDel="0045548F">
          <w:rPr>
            <w:rFonts w:ascii="Avenir Book" w:hAnsi="Avenir Book"/>
          </w:rPr>
          <w:delText>. A</w:delText>
        </w:r>
      </w:del>
      <w:ins w:id="262" w:author="Eleanor Brush" w:date="2014-05-12T22:20:00Z">
        <w:r>
          <w:rPr>
            <w:rFonts w:ascii="Avenir Book" w:hAnsi="Avenir Book"/>
          </w:rPr>
          <w:t>a</w:t>
        </w:r>
      </w:ins>
      <w:r w:rsidR="00575C48" w:rsidRPr="008F2B52">
        <w:rPr>
          <w:rFonts w:ascii="Avenir Book" w:hAnsi="Avenir Book"/>
        </w:rPr>
        <w:t xml:space="preserve">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w:t>
      </w:r>
      <w:bookmarkStart w:id="263" w:name="_GoBack"/>
      <w:bookmarkEnd w:id="263"/>
      <w:r w:rsidR="00575C48" w:rsidRPr="003B1C03">
        <w:rPr>
          <w:rFonts w:ascii="Avenir Book" w:hAnsi="Avenir Book"/>
        </w:rPr>
        <w:t xml:space="preserve">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ins w:id="264" w:author="Eleanor Brush" w:date="2014-05-12T22:18:00Z">
        <w:r>
          <w:rPr>
            <w:rFonts w:ascii="Avenir Book" w:hAnsi="Avenir Book"/>
          </w:rPr>
          <w:t xml:space="preserve">  This negative relationship between the level of one stressor and the </w:t>
        </w:r>
      </w:ins>
      <w:ins w:id="265" w:author="Eleanor Brush" w:date="2014-05-12T22:19:00Z">
        <w:r>
          <w:rPr>
            <w:rFonts w:ascii="Avenir Book" w:hAnsi="Avenir Book"/>
          </w:rPr>
          <w:t>critical</w:t>
        </w:r>
      </w:ins>
      <w:ins w:id="266" w:author="Eleanor Brush" w:date="2014-05-12T22:18:00Z">
        <w:r>
          <w:rPr>
            <w:rFonts w:ascii="Avenir Book" w:hAnsi="Avenir Book"/>
          </w:rPr>
          <w:t xml:space="preserve"> </w:t>
        </w:r>
      </w:ins>
      <w:ins w:id="267" w:author="Eleanor Brush" w:date="2014-05-12T22:19:00Z">
        <w:r>
          <w:rPr>
            <w:rFonts w:ascii="Avenir Book" w:hAnsi="Avenir Book"/>
          </w:rPr>
          <w:t>rate of the other is evidence of an interaction between the stressors.</w:t>
        </w:r>
      </w:ins>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commentRangeStart w:id="268"/>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w:t>
      </w:r>
      <w:commentRangeStart w:id="269"/>
      <w:r w:rsidRPr="003B1C03">
        <w:rPr>
          <w:rFonts w:ascii="Avenir Book" w:hAnsi="Avenir Book"/>
        </w:rPr>
        <w:t xml:space="preserve">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w:t>
      </w:r>
      <w:r w:rsidR="0095710C" w:rsidRPr="00827C28">
        <w:rPr>
          <w:rFonts w:ascii="Avenir Book" w:hAnsi="Avenir Book"/>
        </w:rPr>
        <w:lastRenderedPageBreak/>
        <w:t>(Figure 1a)</w:t>
      </w:r>
      <w:r w:rsidRPr="00E53915">
        <w:rPr>
          <w:rFonts w:ascii="Avenir Book" w:hAnsi="Avenir Book"/>
        </w:rPr>
        <w:t>.</w:t>
      </w:r>
      <w:commentRangeEnd w:id="269"/>
      <w:r w:rsidR="00A70338">
        <w:rPr>
          <w:rStyle w:val="CommentReference"/>
        </w:rPr>
        <w:commentReference w:id="269"/>
      </w:r>
      <w:r w:rsidRPr="00E53915">
        <w:rPr>
          <w:rFonts w:ascii="Avenir Book" w:hAnsi="Avenir Book"/>
        </w:rPr>
        <w:t xml:space="preserve"> </w:t>
      </w:r>
      <w:commentRangeEnd w:id="268"/>
      <w:r w:rsidR="00550641">
        <w:rPr>
          <w:rStyle w:val="CommentReference"/>
        </w:rPr>
        <w:commentReference w:id="268"/>
      </w:r>
      <w:r w:rsidRPr="00E53915">
        <w:rPr>
          <w:rFonts w:ascii="Avenir Book" w:hAnsi="Avenir Book"/>
        </w:rPr>
        <w:t>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w:t>
      </w:r>
      <w:commentRangeStart w:id="270"/>
      <w:r w:rsidRPr="003B1C03">
        <w:rPr>
          <w:rFonts w:ascii="Avenir Book" w:hAnsi="Avenir Book"/>
        </w:rPr>
        <w:t>However, the synergistic loss in biomass is very low, meaning that these stressors interact more or less additively</w:t>
      </w:r>
      <w:commentRangeEnd w:id="270"/>
      <w:r w:rsidR="00550641">
        <w:rPr>
          <w:rStyle w:val="CommentReference"/>
        </w:rPr>
        <w:commentReference w:id="270"/>
      </w:r>
      <w:r w:rsidRPr="003B1C03">
        <w:rPr>
          <w:rFonts w:ascii="Avenir Book" w:hAnsi="Avenir Book"/>
        </w:rPr>
        <w:t xml:space="preserve">. We found </w:t>
      </w:r>
      <w:commentRangeStart w:id="271"/>
      <w:r w:rsidRPr="003B1C03">
        <w:rPr>
          <w:rFonts w:ascii="Avenir Book" w:hAnsi="Avenir Book"/>
        </w:rPr>
        <w:t xml:space="preserve">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commentRangeEnd w:id="271"/>
      <w:r w:rsidR="00550641">
        <w:rPr>
          <w:rStyle w:val="CommentReference"/>
        </w:rPr>
        <w:commentReference w:id="271"/>
      </w:r>
    </w:p>
    <w:p w14:paraId="366A2F0C" w14:textId="77777777" w:rsidR="00917458" w:rsidRPr="003B1C03" w:rsidRDefault="002F55C8" w:rsidP="00AD2D55">
      <w:pPr>
        <w:pStyle w:val="Heading2"/>
        <w:spacing w:line="480" w:lineRule="auto"/>
        <w:rPr>
          <w:rFonts w:ascii="Avenir Book" w:hAnsi="Avenir Book"/>
          <w:color w:val="auto"/>
          <w:sz w:val="28"/>
        </w:rPr>
      </w:pPr>
      <w:bookmarkStart w:id="272"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272"/>
    <w:p w14:paraId="229BB7B4" w14:textId="3DD0F8BE" w:rsidR="00917458" w:rsidRPr="00BE4CF8" w:rsidRDefault="002F55C8" w:rsidP="00AD2D55">
      <w:pPr>
        <w:spacing w:line="480" w:lineRule="auto"/>
        <w:rPr>
          <w:rFonts w:ascii="Avenir Book" w:hAnsi="Avenir Book"/>
        </w:rPr>
      </w:pPr>
      <w:commentRangeStart w:id="273"/>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w:t>
      </w:r>
      <w:r w:rsidR="00575C48" w:rsidRPr="003B1C03">
        <w:rPr>
          <w:rFonts w:ascii="Avenir Book" w:hAnsi="Avenir Book"/>
        </w:rPr>
        <w:lastRenderedPageBreak/>
        <w:t xml:space="preserve">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commentRangeEnd w:id="273"/>
      <w:r w:rsidR="00A70338">
        <w:rPr>
          <w:rStyle w:val="CommentReference"/>
        </w:rPr>
        <w:commentReference w:id="273"/>
      </w:r>
    </w:p>
    <w:p w14:paraId="4AE32DC9" w14:textId="62CC5776"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w:t>
      </w:r>
      <w:commentRangeStart w:id="274"/>
      <w:r w:rsidRPr="003B1C03">
        <w:rPr>
          <w:rFonts w:ascii="Avenir Book" w:hAnsi="Avenir Book"/>
        </w:rPr>
        <w:t xml:space="preserve">minimum population biomass is </w:t>
      </w:r>
      <w:r w:rsidR="007A5593">
        <w:rPr>
          <w:rFonts w:ascii="Avenir Book" w:hAnsi="Avenir Book"/>
        </w:rPr>
        <w:t xml:space="preserve">higher </w:t>
      </w:r>
      <w:r w:rsidR="00BE4CF8">
        <w:rPr>
          <w:rFonts w:ascii="Avenir Book" w:hAnsi="Avenir Book"/>
        </w:rPr>
        <w:t>in simulations with smaller MPAs</w:t>
      </w:r>
      <w:commentRangeEnd w:id="274"/>
      <w:r w:rsidR="00550641">
        <w:rPr>
          <w:rStyle w:val="CommentReference"/>
        </w:rPr>
        <w:commentReference w:id="274"/>
      </w:r>
      <w:r w:rsidRPr="00BE4CF8">
        <w:rPr>
          <w:rFonts w:ascii="Avenir Book" w:hAnsi="Avenir Book"/>
        </w:rPr>
        <w:t xml:space="preserve">, the population </w:t>
      </w:r>
      <w:ins w:id="275" w:author="Emma Fuller" w:date="2014-04-30T08:29:00Z">
        <w:r w:rsidR="00550641">
          <w:rPr>
            <w:rFonts w:ascii="Avenir Book" w:hAnsi="Avenir Book"/>
          </w:rPr>
          <w:t>would have</w:t>
        </w:r>
        <w:r w:rsidR="00550641" w:rsidRPr="00BE4CF8">
          <w:rPr>
            <w:rFonts w:ascii="Avenir Book" w:hAnsi="Avenir Book"/>
          </w:rPr>
          <w:t xml:space="preserve"> </w:t>
        </w:r>
      </w:ins>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 xml:space="preserve">extinction in a </w:t>
      </w:r>
      <w:commentRangeStart w:id="276"/>
      <w:r w:rsidRPr="00BE4CF8">
        <w:rPr>
          <w:rFonts w:ascii="Avenir Book" w:hAnsi="Avenir Book"/>
        </w:rPr>
        <w:t xml:space="preserve">stochastic </w:t>
      </w:r>
      <w:commentRangeEnd w:id="276"/>
      <w:r w:rsidR="00550641">
        <w:rPr>
          <w:rStyle w:val="CommentReference"/>
        </w:rPr>
        <w:commentReference w:id="276"/>
      </w:r>
      <w:r w:rsidRPr="00BE4CF8">
        <w:rPr>
          <w:rFonts w:ascii="Avenir Book" w:hAnsi="Avenir Book"/>
        </w:rPr>
        <w:t>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277" w:name="discussion"/>
      <w:r w:rsidRPr="00E53915">
        <w:rPr>
          <w:rFonts w:ascii="Avenir Book" w:hAnsi="Avenir Book"/>
          <w:color w:val="auto"/>
        </w:rPr>
        <w:t>Discussion</w:t>
      </w:r>
    </w:p>
    <w:bookmarkEnd w:id="277"/>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w:t>
      </w:r>
      <w:commentRangeStart w:id="278"/>
      <w:r w:rsidR="008D7BC9" w:rsidRPr="00A53F62">
        <w:rPr>
          <w:rFonts w:ascii="Avenir Book" w:hAnsi="Avenir Book"/>
        </w:rPr>
        <w:t>In particular</w:t>
      </w:r>
      <w:r w:rsidR="00575C48" w:rsidRPr="00BE1D72">
        <w:rPr>
          <w:rFonts w:ascii="Avenir Book" w:hAnsi="Avenir Book"/>
        </w:rPr>
        <w:t xml:space="preserve">, we found a negative relationship between the critical harvesting rate and climate </w:t>
      </w:r>
      <w:r w:rsidR="00575C48" w:rsidRPr="00BE1D72">
        <w:rPr>
          <w:rFonts w:ascii="Avenir Book" w:hAnsi="Avenir Book"/>
        </w:rPr>
        <w:lastRenderedPageBreak/>
        <w:t>velocity</w:t>
      </w:r>
      <w:commentRangeEnd w:id="278"/>
      <w:r w:rsidR="00A70338">
        <w:rPr>
          <w:rStyle w:val="CommentReference"/>
        </w:rPr>
        <w:commentReference w:id="278"/>
      </w:r>
      <w:r w:rsidR="00575C48" w:rsidRPr="00BE1D72">
        <w:rPr>
          <w:rFonts w:ascii="Avenir Book" w:hAnsi="Avenir Book"/>
        </w:rPr>
        <w:t xml:space="preserve">.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088C207F" w:rsidR="00917458" w:rsidRPr="003B1C03" w:rsidRDefault="00D6562B" w:rsidP="00846EF5">
      <w:pPr>
        <w:spacing w:line="480" w:lineRule="auto"/>
        <w:rPr>
          <w:rFonts w:ascii="Avenir Book" w:hAnsi="Avenir Book"/>
        </w:rPr>
      </w:pPr>
      <w:r w:rsidRPr="003B1C03">
        <w:rPr>
          <w:rFonts w:ascii="Avenir Book" w:hAnsi="Avenir Book"/>
        </w:rPr>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w:t>
      </w:r>
      <w:commentRangeStart w:id="279"/>
      <w:r w:rsidR="003B6345" w:rsidRPr="003B1C03">
        <w:rPr>
          <w:rFonts w:ascii="Avenir Book" w:hAnsi="Avenir Book"/>
        </w:rPr>
        <w:t xml:space="preserve">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commentRangeEnd w:id="279"/>
      <w:r w:rsidR="00550641">
        <w:rPr>
          <w:rStyle w:val="CommentReference"/>
        </w:rPr>
        <w:commentReference w:id="279"/>
      </w:r>
      <w:r w:rsidR="003B6345" w:rsidRPr="003B1C03">
        <w:rPr>
          <w:rFonts w:ascii="Avenir Book" w:hAnsi="Avenir Book"/>
        </w:rPr>
        <w:t>.</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theory and data sugges</w:t>
      </w:r>
      <w:commentRangeStart w:id="280"/>
      <w:r w:rsidR="00C009FF" w:rsidRPr="003B1C03">
        <w:rPr>
          <w:rFonts w:ascii="Avenir Book" w:hAnsi="Avenir Book"/>
        </w:rPr>
        <w:t xml:space="preserve">t that fishing increases the sensitivity of </w:t>
      </w:r>
      <w:r w:rsidR="00575C48" w:rsidRPr="003B1C03">
        <w:rPr>
          <w:rFonts w:ascii="Avenir Book" w:hAnsi="Avenir Book"/>
        </w:rPr>
        <w:t>population</w:t>
      </w:r>
      <w:r w:rsidR="00C009FF" w:rsidRPr="003B1C03">
        <w:rPr>
          <w:rFonts w:ascii="Avenir Book" w:hAnsi="Avenir Book"/>
        </w:rPr>
        <w:t>s to climate</w:t>
      </w:r>
      <w:commentRangeEnd w:id="280"/>
      <w:r w:rsidR="00550641">
        <w:rPr>
          <w:rStyle w:val="CommentReference"/>
        </w:rPr>
        <w:commentReference w:id="280"/>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w:t>
      </w:r>
      <w:ins w:id="281" w:author="Emma Fuller" w:date="2014-04-30T08:31:00Z">
        <w:r w:rsidR="00550641">
          <w:rPr>
            <w:rFonts w:ascii="Avenir Book" w:hAnsi="Avenir Book"/>
          </w:rPr>
          <w:t xml:space="preserve">a partial explanation for </w:t>
        </w:r>
      </w:ins>
      <w:r w:rsidR="00C009FF" w:rsidRPr="003B1C03">
        <w:rPr>
          <w:rFonts w:ascii="Avenir Book" w:hAnsi="Avenir Book"/>
        </w:rPr>
        <w:t>th</w:t>
      </w:r>
      <w:r w:rsidR="00086FB4">
        <w:rPr>
          <w:rFonts w:ascii="Avenir Book" w:hAnsi="Avenir Book"/>
        </w:rPr>
        <w:t>e</w:t>
      </w:r>
      <w:r w:rsidR="00C009FF" w:rsidRPr="003B1C03">
        <w:rPr>
          <w:rFonts w:ascii="Avenir Book" w:hAnsi="Avenir Book"/>
        </w:rPr>
        <w:t>s</w:t>
      </w:r>
      <w:r w:rsidR="00086FB4">
        <w:rPr>
          <w:rFonts w:ascii="Avenir Book" w:hAnsi="Avenir Book"/>
        </w:rPr>
        <w:t>e</w:t>
      </w:r>
      <w:r w:rsidR="00C009FF" w:rsidRPr="003B1C03">
        <w:rPr>
          <w:rFonts w:ascii="Avenir Book" w:hAnsi="Avenir Book"/>
        </w:rPr>
        <w:t xml:space="preserve"> discrepanc</w:t>
      </w:r>
      <w:r w:rsidR="00086FB4">
        <w:rPr>
          <w:rFonts w:ascii="Avenir Book" w:hAnsi="Avenir Book"/>
        </w:rPr>
        <w:t>ies</w:t>
      </w:r>
      <w:r w:rsidR="00C009FF" w:rsidRPr="003B1C03">
        <w:rPr>
          <w:rFonts w:ascii="Avenir Book" w:hAnsi="Avenir Book"/>
        </w:rPr>
        <w:t xml:space="preserve"> may </w:t>
      </w:r>
      <w:ins w:id="282" w:author="Emma Fuller" w:date="2014-04-30T08:31:00Z">
        <w:r w:rsidR="00550641">
          <w:rPr>
            <w:rFonts w:ascii="Avenir Book" w:hAnsi="Avenir Book"/>
          </w:rPr>
          <w:t xml:space="preserve">be that </w:t>
        </w:r>
      </w:ins>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w:t>
      </w:r>
      <w:commentRangeStart w:id="283"/>
      <w:r w:rsidR="00575C48" w:rsidRPr="003B1C03">
        <w:rPr>
          <w:rFonts w:ascii="Avenir Book" w:hAnsi="Avenir Book"/>
        </w:rPr>
        <w:t xml:space="preserve">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200D3B">
        <w:rPr>
          <w:rFonts w:ascii="Avenir Book" w:hAnsi="Avenir Book"/>
        </w:rPr>
        <w:t>H</w:t>
      </w:r>
      <w:r w:rsidR="008B0912" w:rsidRPr="003B1C03">
        <w:rPr>
          <w:rFonts w:ascii="Avenir Book" w:hAnsi="Avenir Book"/>
        </w:rPr>
        <w:t>arvesting was conjectured to reduce genetic diversity</w:t>
      </w:r>
      <w:r w:rsidR="00C009FF" w:rsidRPr="003B1C03">
        <w:rPr>
          <w:rFonts w:ascii="Avenir Book" w:hAnsi="Avenir Book"/>
        </w:rPr>
        <w:t xml:space="preserve">, and </w:t>
      </w:r>
      <w:r w:rsidR="00200D3B">
        <w:rPr>
          <w:rFonts w:ascii="Avenir Book" w:hAnsi="Avenir Book"/>
        </w:rPr>
        <w:t xml:space="preserve">to </w:t>
      </w:r>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w:t>
      </w:r>
      <w:commentRangeStart w:id="284"/>
      <w:r w:rsidR="008B0912" w:rsidRPr="00E53915">
        <w:rPr>
          <w:rFonts w:ascii="Avenir Book" w:hAnsi="Avenir Book"/>
        </w:rPr>
        <w:t>Mora et al. 2007</w:t>
      </w:r>
      <w:commentRangeEnd w:id="284"/>
      <w:r w:rsidR="00550641">
        <w:rPr>
          <w:rStyle w:val="CommentReference"/>
        </w:rPr>
        <w:commentReference w:id="284"/>
      </w:r>
      <w:r w:rsidR="008B0912" w:rsidRPr="00E53915">
        <w:rPr>
          <w:rFonts w:ascii="Avenir Book" w:hAnsi="Avenir Book"/>
        </w:rPr>
        <w:t xml:space="preserve">).  </w:t>
      </w:r>
      <w:commentRangeEnd w:id="283"/>
      <w:r w:rsidR="00550641">
        <w:rPr>
          <w:rStyle w:val="CommentReference"/>
        </w:rPr>
        <w:commentReference w:id="283"/>
      </w:r>
      <w:commentRangeStart w:id="285"/>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commentRangeEnd w:id="285"/>
      <w:r w:rsidR="00550641">
        <w:rPr>
          <w:rStyle w:val="CommentReference"/>
        </w:rPr>
        <w:commentReference w:id="285"/>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that amplify the impacts of warming (Kirby, Beaugrand, and Lindley 2009)</w:t>
      </w:r>
      <w:r w:rsidR="00F152F5" w:rsidRPr="008F2B52">
        <w:rPr>
          <w:rFonts w:ascii="Avenir Book" w:hAnsi="Avenir Book"/>
        </w:rPr>
        <w:t xml:space="preserve">. </w:t>
      </w:r>
      <w:r w:rsidR="00764BFE" w:rsidRPr="003B1C03">
        <w:rPr>
          <w:rFonts w:ascii="Avenir Book" w:hAnsi="Avenir Book"/>
        </w:rPr>
        <w:t xml:space="preserve">The interactive effects of climate and fishing on spatial distributions had been identified as an important area of research (Planque, Fromentin, et al. 2010), and our simple model suggests </w:t>
      </w:r>
      <w:r w:rsidR="00764BFE" w:rsidRPr="003B1C03">
        <w:rPr>
          <w:rFonts w:ascii="Avenir Book" w:hAnsi="Avenir Book"/>
        </w:rPr>
        <w:lastRenderedPageBreak/>
        <w:t xml:space="preserve">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xml:space="preserve">. </w:t>
      </w:r>
      <w:commentRangeStart w:id="286"/>
      <w:r w:rsidR="00764BFE" w:rsidRPr="003B1C03">
        <w:rPr>
          <w:rFonts w:ascii="Avenir Book" w:hAnsi="Avenir Book"/>
        </w:rPr>
        <w:t>However, future work considering food web processes and genetic, spatial, and age diversity will be important to examine other possible sources of synergistic</w:t>
      </w:r>
      <w:ins w:id="287" w:author="Emma Fuller" w:date="2014-04-30T08:20:00Z">
        <w:r w:rsidR="00A70338">
          <w:rPr>
            <w:rFonts w:ascii="Avenir Book" w:hAnsi="Avenir Book"/>
          </w:rPr>
          <w:t xml:space="preserve"> (or indeed </w:t>
        </w:r>
        <w:proofErr w:type="spellStart"/>
        <w:r w:rsidR="00A70338">
          <w:rPr>
            <w:rFonts w:ascii="Avenir Book" w:hAnsi="Avenir Book"/>
          </w:rPr>
          <w:t>antagonisitic</w:t>
        </w:r>
        <w:proofErr w:type="spellEnd"/>
        <w:r w:rsidR="00A70338">
          <w:rPr>
            <w:rFonts w:ascii="Avenir Book" w:hAnsi="Avenir Book"/>
          </w:rPr>
          <w:t>)</w:t>
        </w:r>
      </w:ins>
      <w:r w:rsidR="00764BFE" w:rsidRPr="003B1C03">
        <w:rPr>
          <w:rFonts w:ascii="Avenir Book" w:hAnsi="Avenir Book"/>
        </w:rPr>
        <w:t xml:space="preserve"> impacts.</w:t>
      </w:r>
      <w:commentRangeEnd w:id="286"/>
      <w:r w:rsidR="00550641">
        <w:rPr>
          <w:rStyle w:val="CommentReference"/>
        </w:rPr>
        <w:commentReference w:id="286"/>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commentRangeStart w:id="288"/>
      <w:r w:rsidR="00B270CC" w:rsidRPr="003B1C03">
        <w:rPr>
          <w:rFonts w:ascii="Avenir Book" w:hAnsi="Avenir Book"/>
        </w:rPr>
        <w:t xml:space="preserve">in effect reduces the maximum </w:t>
      </w:r>
      <w:r w:rsidRPr="003B1C03">
        <w:rPr>
          <w:rFonts w:ascii="Avenir Book" w:hAnsi="Avenir Book"/>
        </w:rPr>
        <w:t>reproductive rate</w:t>
      </w:r>
      <w:commentRangeEnd w:id="288"/>
      <w:r w:rsidR="00550641">
        <w:rPr>
          <w:rStyle w:val="CommentReference"/>
        </w:rPr>
        <w:commentReference w:id="288"/>
      </w:r>
      <w:r w:rsidRPr="003B1C03">
        <w:rPr>
          <w:rFonts w:ascii="Avenir Book" w:hAnsi="Avenir Book"/>
        </w:rPr>
        <w:t>.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commentRangeStart w:id="289"/>
      <w:r w:rsidRPr="00286494">
        <w:rPr>
          <w:rFonts w:ascii="Avenir Book" w:hAnsi="Avenir Book"/>
        </w:rPr>
        <w:t xml:space="preserve">While </w:t>
      </w:r>
      <w:commentRangeStart w:id="290"/>
      <w:r w:rsidRPr="00286494">
        <w:rPr>
          <w:rFonts w:ascii="Avenir Book" w:hAnsi="Avenir Book"/>
        </w:rPr>
        <w:t>higher reproductive rates improve a population’s ability to persist</w:t>
      </w:r>
      <w:commentRangeEnd w:id="290"/>
      <w:r w:rsidR="00550641">
        <w:rPr>
          <w:rStyle w:val="CommentReference"/>
        </w:rPr>
        <w:commentReference w:id="290"/>
      </w:r>
      <w:r w:rsidRPr="00286494">
        <w:rPr>
          <w:rFonts w:ascii="Avenir Book" w:hAnsi="Avenir Book"/>
        </w:rPr>
        <w:t xml:space="preserve">,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commentRangeEnd w:id="289"/>
      <w:r w:rsidR="00A70338">
        <w:rPr>
          <w:rStyle w:val="CommentReference"/>
        </w:rPr>
        <w:commentReference w:id="289"/>
      </w:r>
      <w:r w:rsidR="00286494">
        <w:rPr>
          <w:rFonts w:ascii="Avenir Book" w:hAnsi="Avenir Book"/>
        </w:rPr>
        <w:t>In agreement with Zhou and Kot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1B1E10C4" w:rsidR="00917458" w:rsidRPr="00E75A47" w:rsidRDefault="00575C48" w:rsidP="00AD2D55">
      <w:pPr>
        <w:spacing w:line="480" w:lineRule="auto"/>
        <w:rPr>
          <w:rFonts w:ascii="Avenir Book" w:hAnsi="Avenir Book"/>
        </w:rPr>
      </w:pPr>
      <w:r w:rsidRPr="00E53915">
        <w:rPr>
          <w:rFonts w:ascii="Avenir Book" w:hAnsi="Avenir Book"/>
        </w:rPr>
        <w:lastRenderedPageBreak/>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w:t>
      </w:r>
      <w:ins w:id="291" w:author="Emma Fuller" w:date="2014-04-30T08:36:00Z">
        <w:r w:rsidR="00D15100">
          <w:rPr>
            <w:rFonts w:ascii="Avenir Book" w:hAnsi="Avenir Book"/>
          </w:rPr>
          <w:t>In our model, t</w:t>
        </w:r>
      </w:ins>
      <w:r w:rsidRPr="00286494">
        <w:rPr>
          <w:rFonts w:ascii="Avenir Book" w:hAnsi="Avenir Book"/>
        </w:rPr>
        <w:t xml:space="preserve">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w:t>
      </w:r>
      <w:commentRangeStart w:id="292"/>
      <w:r w:rsidRPr="003B1C03">
        <w:rPr>
          <w:rFonts w:ascii="Avenir Book" w:hAnsi="Avenir Book"/>
        </w:rPr>
        <w:t>management approach effectively prevents harvesting of the leading edge</w:t>
      </w:r>
      <w:r w:rsidR="00D102DD">
        <w:rPr>
          <w:rFonts w:ascii="Avenir Book" w:hAnsi="Avenir Book"/>
        </w:rPr>
        <w:t xml:space="preserve"> </w:t>
      </w:r>
      <w:commentRangeEnd w:id="292"/>
      <w:r w:rsidR="00D15100">
        <w:rPr>
          <w:rStyle w:val="CommentReference"/>
        </w:rPr>
        <w:commentReference w:id="292"/>
      </w:r>
      <w:r w:rsidR="00D102DD">
        <w:rPr>
          <w:rFonts w:ascii="Avenir Book" w:hAnsi="Avenir Book"/>
        </w:rPr>
        <w:t>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w:t>
      </w:r>
      <w:commentRangeStart w:id="293"/>
      <w:r w:rsidRPr="00E53915">
        <w:rPr>
          <w:rFonts w:ascii="Avenir Book" w:hAnsi="Avenir Book"/>
        </w:rPr>
        <w:t xml:space="preserve">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commentRangeEnd w:id="293"/>
      <w:r w:rsidR="00D15100">
        <w:rPr>
          <w:rStyle w:val="CommentReference"/>
        </w:rPr>
        <w:commentReference w:id="293"/>
      </w:r>
      <w:r w:rsidR="00927178" w:rsidRPr="00BE4CF8">
        <w:rPr>
          <w:rFonts w:ascii="Avenir Book" w:hAnsi="Avenir Book"/>
        </w:rPr>
        <w:t xml:space="preserve">. </w:t>
      </w:r>
      <w:ins w:id="294" w:author="Emma Fuller" w:date="2014-04-30T08:37:00Z">
        <w:r w:rsidR="00D15100">
          <w:rPr>
            <w:rFonts w:ascii="Avenir Book" w:hAnsi="Avenir Book"/>
          </w:rPr>
          <w:t xml:space="preserve">Our work demonstrates that </w:t>
        </w:r>
      </w:ins>
      <w:r w:rsidRPr="00BE4CF8">
        <w:rPr>
          <w:rFonts w:ascii="Avenir Book" w:hAnsi="Avenir Book"/>
        </w:rPr>
        <w:t>management</w:t>
      </w:r>
      <w:ins w:id="295" w:author="Emma Fuller" w:date="2014-04-30T08:37:00Z">
        <w:r w:rsidR="00D15100">
          <w:rPr>
            <w:rFonts w:ascii="Avenir Book" w:hAnsi="Avenir Book"/>
          </w:rPr>
          <w:t xml:space="preserve"> many need to carefully monitor and </w:t>
        </w:r>
      </w:ins>
      <w:r w:rsidR="00927178" w:rsidRPr="00E75A47">
        <w:rPr>
          <w:rFonts w:ascii="Avenir Book" w:hAnsi="Avenir Book"/>
        </w:rPr>
        <w:t>prevent</w:t>
      </w:r>
      <w:r w:rsidRPr="00E75A47">
        <w:rPr>
          <w:rFonts w:ascii="Avenir Book" w:hAnsi="Avenir Book"/>
        </w:rPr>
        <w:t xml:space="preserve"> harvest of shifting species </w:t>
      </w:r>
      <w:commentRangeStart w:id="296"/>
      <w:r w:rsidRPr="00E75A47">
        <w:rPr>
          <w:rFonts w:ascii="Avenir Book" w:hAnsi="Avenir Book"/>
        </w:rPr>
        <w:t>until they had become established in new areas.</w:t>
      </w:r>
      <w:commentRangeEnd w:id="296"/>
      <w:r w:rsidR="00D15100">
        <w:rPr>
          <w:rStyle w:val="CommentReference"/>
        </w:rPr>
        <w:commentReference w:id="296"/>
      </w:r>
    </w:p>
    <w:p w14:paraId="4208617C" w14:textId="32DAF85E" w:rsidR="00917458" w:rsidRPr="003B1C03" w:rsidRDefault="00575C48" w:rsidP="00AD2D55">
      <w:pPr>
        <w:spacing w:line="480" w:lineRule="auto"/>
        <w:rPr>
          <w:rFonts w:ascii="Avenir Book" w:hAnsi="Avenir Book"/>
        </w:rPr>
      </w:pPr>
      <w:r w:rsidRPr="00E75A47">
        <w:rPr>
          <w:rFonts w:ascii="Avenir Book" w:hAnsi="Avenir Book"/>
        </w:rPr>
        <w:t>Unlike thresholds, MPAs are spatial</w:t>
      </w:r>
      <w:ins w:id="297" w:author="Emma Fuller" w:date="2014-04-30T08:20:00Z">
        <w:r w:rsidR="00A70338">
          <w:rPr>
            <w:rFonts w:ascii="Avenir Book" w:hAnsi="Avenir Book"/>
          </w:rPr>
          <w:t>ly explicit</w:t>
        </w:r>
      </w:ins>
      <w:r w:rsidRPr="00E75A47">
        <w:rPr>
          <w:rFonts w:ascii="Avenir Book" w:hAnsi="Avenir Book"/>
        </w:rPr>
        <w:t xml:space="preserve">.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as well as to ameliorate anthropogenic disturbances like harvesting and habitat fragmentation (</w:t>
      </w:r>
      <w:commentRangeStart w:id="298"/>
      <w:r w:rsidRPr="00286494">
        <w:rPr>
          <w:rFonts w:ascii="Avenir Book" w:hAnsi="Avenir Book"/>
        </w:rPr>
        <w:t xml:space="preserve">Lawler et al. 2010; Hannah et al. 2007; Botsford, Hastings, and Gaines 2001; Gaylord et al. 2005; Hastings and Botsford 2003; Thomas et al. 2012). </w:t>
      </w:r>
      <w:commentRangeEnd w:id="298"/>
      <w:r w:rsidR="00A70338">
        <w:rPr>
          <w:rStyle w:val="CommentReference"/>
        </w:rPr>
        <w:commentReference w:id="298"/>
      </w:r>
      <w:r w:rsidRPr="00286494">
        <w:rPr>
          <w:rFonts w:ascii="Avenir Book" w:hAnsi="Avenir Book"/>
        </w:rPr>
        <w:t xml:space="preserve">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w:t>
      </w:r>
      <w:commentRangeStart w:id="299"/>
      <w:r w:rsidRPr="00286494">
        <w:rPr>
          <w:rFonts w:ascii="Avenir Book" w:hAnsi="Avenir Book"/>
        </w:rPr>
        <w:t>.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w:t>
      </w:r>
      <w:r w:rsidRPr="00286494">
        <w:rPr>
          <w:rFonts w:ascii="Avenir Book" w:hAnsi="Avenir Book"/>
        </w:rPr>
        <w:lastRenderedPageBreak/>
        <w:t>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ins w:id="300" w:author="Emma Fuller" w:date="2014-04-30T08:39:00Z">
        <w:r w:rsidR="00D15100">
          <w:rPr>
            <w:rFonts w:ascii="Avenir Book" w:hAnsi="Avenir Book"/>
          </w:rPr>
          <w:t>However,</w:t>
        </w:r>
        <w:commentRangeStart w:id="301"/>
        <w:r w:rsidR="00D15100">
          <w:rPr>
            <w:rFonts w:ascii="Avenir Book" w:hAnsi="Avenir Book"/>
          </w:rPr>
          <w:t xml:space="preserve"> t</w:t>
        </w:r>
        <w:r w:rsidR="00D15100" w:rsidRPr="00286494">
          <w:rPr>
            <w:rFonts w:ascii="Avenir Book" w:hAnsi="Avenir Book"/>
          </w:rPr>
          <w:t xml:space="preserve">his </w:t>
        </w:r>
      </w:ins>
      <w:r w:rsidR="006F5975" w:rsidRPr="00286494">
        <w:rPr>
          <w:rFonts w:ascii="Avenir Book" w:hAnsi="Avenir Book"/>
        </w:rPr>
        <w:t xml:space="preserve">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commentRangeEnd w:id="299"/>
      <w:r w:rsidR="00A70338">
        <w:rPr>
          <w:rStyle w:val="CommentReference"/>
        </w:rPr>
        <w:commentReference w:id="299"/>
      </w:r>
      <w:commentRangeEnd w:id="301"/>
      <w:r w:rsidR="00D15100">
        <w:rPr>
          <w:rStyle w:val="CommentReference"/>
        </w:rPr>
        <w:commentReference w:id="301"/>
      </w:r>
    </w:p>
    <w:p w14:paraId="5690BC38" w14:textId="79C21E03"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(negative per capita growth at low densities). </w:t>
      </w:r>
      <w:commentRangeStart w:id="302"/>
      <w:r w:rsidRPr="00286494">
        <w:rPr>
          <w:rFonts w:ascii="Avenir Book" w:hAnsi="Avenir Book"/>
        </w:rPr>
        <w:t xml:space="preserve">However, </w:t>
      </w:r>
      <w:r w:rsidR="008C27BC" w:rsidRPr="00286494">
        <w:rPr>
          <w:rFonts w:ascii="Avenir Book" w:hAnsi="Avenir Book"/>
        </w:rPr>
        <w:t xml:space="preserve">invasion theory suggests that Allee effects </w:t>
      </w:r>
      <w:r w:rsidR="00BE48BC">
        <w:rPr>
          <w:rFonts w:ascii="Avenir Book" w:hAnsi="Avenir Book"/>
        </w:rPr>
        <w:t xml:space="preserve">generally </w:t>
      </w:r>
      <w:r w:rsidR="008C27BC" w:rsidRPr="00286494">
        <w:rPr>
          <w:rFonts w:ascii="Avenir Book" w:hAnsi="Avenir Book"/>
        </w:rPr>
        <w:t>have two effects:</w:t>
      </w:r>
      <w:commentRangeEnd w:id="302"/>
      <w:r w:rsidR="00D15100">
        <w:rPr>
          <w:rStyle w:val="CommentReference"/>
        </w:rPr>
        <w:commentReference w:id="302"/>
      </w:r>
      <w:r w:rsidR="008C27BC" w:rsidRPr="00286494">
        <w:rPr>
          <w:rFonts w:ascii="Avenir Book" w:hAnsi="Avenir Book"/>
        </w:rPr>
        <w:t xml:space="preserve">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effects </w:t>
      </w:r>
      <w:ins w:id="303" w:author="Emma Fuller" w:date="2014-04-30T08:40:00Z">
        <w:r w:rsidR="00D15100">
          <w:rPr>
            <w:rFonts w:ascii="Avenir Book" w:hAnsi="Avenir Book"/>
          </w:rPr>
          <w:t xml:space="preserve">will </w:t>
        </w:r>
      </w:ins>
      <w:r w:rsidR="00FD4809">
        <w:rPr>
          <w:rFonts w:ascii="Avenir Book" w:hAnsi="Avenir Book"/>
        </w:rPr>
        <w:t xml:space="preserve">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(Botsford et al. 2011; Planque, Fromentin, et al. 2010</w:t>
      </w:r>
      <w:ins w:id="304" w:author="Emma Fuller" w:date="2014-04-30T08:41:00Z">
        <w:r w:rsidR="00D15100">
          <w:rPr>
            <w:rFonts w:ascii="Avenir Book" w:hAnsi="Avenir Book"/>
          </w:rPr>
          <w:t>. U</w:t>
        </w:r>
      </w:ins>
      <w:r w:rsidR="00273CEE" w:rsidRPr="003B1C03">
        <w:rPr>
          <w:rFonts w:ascii="Avenir Book" w:hAnsi="Avenir Book"/>
        </w:rPr>
        <w:t xml:space="preserve">nderstanding how </w:t>
      </w:r>
      <w:ins w:id="305" w:author="Emma Fuller" w:date="2014-04-30T08:41:00Z">
        <w:r w:rsidR="00D15100">
          <w:rPr>
            <w:rFonts w:ascii="Avenir Book" w:hAnsi="Avenir Book"/>
          </w:rPr>
          <w:t xml:space="preserve">additional important aspects like </w:t>
        </w:r>
        <w:proofErr w:type="spellStart"/>
        <w:r w:rsidR="00D15100">
          <w:rPr>
            <w:rFonts w:ascii="Avenir Book" w:hAnsi="Avenir Book"/>
          </w:rPr>
          <w:t>Allee</w:t>
        </w:r>
        <w:proofErr w:type="spellEnd"/>
        <w:r w:rsidR="00D15100">
          <w:rPr>
            <w:rFonts w:ascii="Avenir Book" w:hAnsi="Avenir Book"/>
          </w:rPr>
          <w:t xml:space="preserve"> effects and age structure will</w:t>
        </w:r>
      </w:ins>
      <w:r w:rsidR="00273CEE" w:rsidRPr="003B1C03">
        <w:rPr>
          <w:rFonts w:ascii="Avenir Book" w:hAnsi="Avenir Book"/>
        </w:rPr>
        <w:t xml:space="preserve"> impact the ability of species to shift their distributions </w:t>
      </w:r>
      <w:ins w:id="306" w:author="Emma Fuller" w:date="2014-04-30T08:41:00Z">
        <w:r w:rsidR="00D15100">
          <w:rPr>
            <w:rFonts w:ascii="Avenir Book" w:hAnsi="Avenir Book"/>
          </w:rPr>
          <w:t>is critical for</w:t>
        </w:r>
      </w:ins>
      <w:r w:rsidR="00273CEE" w:rsidRPr="003B1C03">
        <w:rPr>
          <w:rFonts w:ascii="Avenir Book" w:hAnsi="Avenir Book"/>
        </w:rPr>
        <w:t xml:space="preserve"> future work. </w:t>
      </w:r>
      <w:r w:rsidRPr="003B1C03">
        <w:rPr>
          <w:rFonts w:ascii="Avenir Book" w:hAnsi="Avenir Book"/>
        </w:rPr>
        <w:t xml:space="preserve">Besides these 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46FB1E6E"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w:t>
      </w:r>
      <w:r w:rsidRPr="003B1C03">
        <w:rPr>
          <w:rFonts w:ascii="Avenir Book" w:hAnsi="Avenir Book"/>
        </w:rPr>
        <w:lastRenderedPageBreak/>
        <w:t xml:space="preserve">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w:t>
      </w:r>
      <w:ins w:id="307" w:author="Emma Fuller" w:date="2014-04-30T08:43:00Z">
        <w:r w:rsidR="00D15100">
          <w:rPr>
            <w:rFonts w:ascii="Avenir Book" w:hAnsi="Avenir Book"/>
          </w:rPr>
          <w:t>improve</w:t>
        </w:r>
      </w:ins>
      <w:r w:rsidRPr="00E53915">
        <w:rPr>
          <w:rFonts w:ascii="Avenir Book" w:hAnsi="Avenir Book"/>
        </w:rPr>
        <w:t xml:space="preserve"> harvesting rules and </w:t>
      </w:r>
      <w:ins w:id="308" w:author="Emma Fuller" w:date="2014-04-30T08:43:00Z">
        <w:r w:rsidR="00D15100">
          <w:rPr>
            <w:rFonts w:ascii="Avenir Book" w:hAnsi="Avenir Book"/>
          </w:rPr>
          <w:t xml:space="preserve">the development of </w:t>
        </w:r>
      </w:ins>
      <w:r w:rsidRPr="00E53915">
        <w:rPr>
          <w:rFonts w:ascii="Avenir Book" w:hAnsi="Avenir Book"/>
        </w:rPr>
        <w:t xml:space="preserve">protected areas. </w:t>
      </w:r>
      <w:ins w:id="309" w:author="Emma Fuller" w:date="2014-04-30T08:43:00Z">
        <w:r w:rsidR="00D15100">
          <w:rPr>
            <w:rFonts w:ascii="Avenir Book" w:hAnsi="Avenir Book"/>
          </w:rPr>
          <w:t>Our</w:t>
        </w:r>
      </w:ins>
      <w:r w:rsidR="00D40748">
        <w:rPr>
          <w:rFonts w:ascii="Avenir Book" w:hAnsi="Avenir Book"/>
        </w:rPr>
        <w:t xml:space="preserve"> results </w:t>
      </w:r>
      <w:ins w:id="310" w:author="Emma Fuller" w:date="2014-04-30T08:43:00Z">
        <w:r w:rsidR="00D15100">
          <w:rPr>
            <w:rFonts w:ascii="Avenir Book" w:hAnsi="Avenir Book"/>
          </w:rPr>
          <w:t>are</w:t>
        </w:r>
      </w:ins>
      <w:r w:rsidR="00D40748">
        <w:rPr>
          <w:rFonts w:ascii="Avenir Book" w:hAnsi="Avenir Book"/>
        </w:rPr>
        <w:t xml:space="preserv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311" w:name="acknowledgements"/>
      <w:r w:rsidRPr="00E53915">
        <w:rPr>
          <w:rFonts w:ascii="Avenir Book" w:hAnsi="Avenir Book"/>
          <w:color w:val="auto"/>
        </w:rPr>
        <w:t>Acknowledgements</w:t>
      </w:r>
    </w:p>
    <w:bookmarkEnd w:id="311"/>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lastRenderedPageBreak/>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lastRenderedPageBreak/>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lastRenderedPageBreak/>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lastRenderedPageBreak/>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312" w:name="tables"/>
      <w:r w:rsidRPr="00E53950">
        <w:rPr>
          <w:rFonts w:ascii="Avenir Book" w:hAnsi="Avenir Book"/>
          <w:color w:val="auto"/>
        </w:rPr>
        <w:lastRenderedPageBreak/>
        <w:t>Tables</w:t>
      </w:r>
      <w:bookmarkEnd w:id="312"/>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582E98"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582E98"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582E98"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313"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313"/>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314"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314"/>
      <w:r w:rsidR="008B1DE2" w:rsidRPr="006C4A3C" w:rsidDel="008B1DE2">
        <w:t xml:space="preserve"> </w:t>
      </w:r>
      <w:commentRangeStart w:id="315"/>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315"/>
      <w:r w:rsidR="00A70338">
        <w:rPr>
          <w:rStyle w:val="CommentReference"/>
          <w:rFonts w:asciiTheme="minorHAnsi" w:eastAsiaTheme="minorHAnsi" w:hAnsiTheme="minorHAnsi" w:cstheme="minorBidi"/>
          <w:b w:val="0"/>
          <w:bCs w:val="0"/>
          <w:color w:val="auto"/>
        </w:rPr>
        <w:commentReference w:id="315"/>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commentRangeStart w:id="316"/>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316"/>
      <w:r w:rsidR="00A70338">
        <w:rPr>
          <w:rStyle w:val="CommentReference"/>
        </w:rPr>
        <w:commentReference w:id="316"/>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Emma Fuller" w:date="2014-04-29T16:26:00Z" w:initials="EF">
    <w:p w14:paraId="1AEF8FAB" w14:textId="5AA84578" w:rsidR="00854E54" w:rsidRDefault="00854E54">
      <w:pPr>
        <w:pStyle w:val="CommentText"/>
      </w:pPr>
      <w:r>
        <w:rPr>
          <w:rStyle w:val="CommentReference"/>
        </w:rPr>
        <w:annotationRef/>
      </w:r>
      <w:r>
        <w:t xml:space="preserve">James: </w:t>
      </w:r>
      <w:r>
        <w:rPr>
          <w:rStyle w:val="CommentReference"/>
        </w:rPr>
        <w:annotationRef/>
      </w:r>
      <w:r>
        <w:t>If you send it somewhere like Ecological Applications, you don’t need to be this obvious.</w:t>
      </w:r>
    </w:p>
  </w:comment>
  <w:comment w:id="84" w:author="Emma Fuller" w:date="2014-04-29T17:54:00Z" w:initials="EF">
    <w:p w14:paraId="762D22A1" w14:textId="33004C92" w:rsidR="00854E54" w:rsidRDefault="00854E54">
      <w:pPr>
        <w:pStyle w:val="CommentText"/>
      </w:pPr>
      <w:r>
        <w:rPr>
          <w:rStyle w:val="CommentReference"/>
        </w:rPr>
        <w:annotationRef/>
      </w:r>
      <w:r>
        <w:t xml:space="preserve">James: </w:t>
      </w:r>
      <w:r>
        <w:rPr>
          <w:rStyle w:val="CommentReference"/>
        </w:rPr>
        <w:annotationRef/>
      </w:r>
      <w:r>
        <w:t>I would have thought it would be the other way around. Plus, isn’t this what your paper is about?</w:t>
      </w:r>
    </w:p>
  </w:comment>
  <w:comment w:id="87" w:author="Emma Fuller" w:date="2014-04-29T17:55:00Z" w:initials="EF">
    <w:p w14:paraId="303D3B9C" w14:textId="1C132B67" w:rsidR="00854E54" w:rsidRDefault="00854E54">
      <w:pPr>
        <w:pStyle w:val="CommentText"/>
      </w:pPr>
      <w:r>
        <w:rPr>
          <w:rStyle w:val="CommentReference"/>
        </w:rPr>
        <w:annotationRef/>
      </w:r>
      <w:r>
        <w:t>You should look up the “Going against the flow” series of papers by Jamie Pringle (sometimes a coauthor). Although slightly different, these papers look at how marine populations persist upstream, when the flow keeps pushing them downstream… essentially a climate velocity problem (although not stated as such). You should at least cite these papers.</w:t>
      </w:r>
    </w:p>
  </w:comment>
  <w:comment w:id="104" w:author="Emma Fuller" w:date="2014-05-11T19:29:00Z" w:initials="EF">
    <w:p w14:paraId="6D12F787" w14:textId="714B05A7" w:rsidR="00854E54" w:rsidRDefault="00854E54">
      <w:pPr>
        <w:pStyle w:val="CommentText"/>
      </w:pPr>
      <w:r>
        <w:rPr>
          <w:rStyle w:val="CommentReference"/>
        </w:rPr>
        <w:annotationRef/>
      </w:r>
      <w:r>
        <w:t>James: Also Watson et al. 2011</w:t>
      </w:r>
    </w:p>
  </w:comment>
  <w:comment w:id="106" w:author="Emma Fuller" w:date="2014-04-30T08:23:00Z" w:initials="EF">
    <w:p w14:paraId="0E35E67E" w14:textId="57C86904" w:rsidR="00854E54" w:rsidRDefault="00854E54">
      <w:pPr>
        <w:pStyle w:val="CommentText"/>
      </w:pPr>
      <w:r>
        <w:rPr>
          <w:rStyle w:val="CommentReference"/>
        </w:rPr>
        <w:annotationRef/>
      </w:r>
      <w:r>
        <w:t xml:space="preserve">Emily:  </w:t>
      </w:r>
      <w:r>
        <w:rPr>
          <w:rStyle w:val="CommentReference"/>
        </w:rPr>
        <w:annotationRef/>
      </w:r>
      <w:r>
        <w:t>This is interesting but perhaps a bit strong of a statement. Even given your results, I’d be hard pressed to believe harvesting rules can remove this interaction, as the current understanding is fishing can exacerbate other impacts, like climate change, in many ways and regardless of if it is managed. It’s a very complicated story.</w:t>
      </w:r>
    </w:p>
  </w:comment>
  <w:comment w:id="141" w:author="Emma Fuller" w:date="2014-04-29T18:08:00Z" w:initials="EF">
    <w:p w14:paraId="4D4B739E" w14:textId="6842DD93" w:rsidR="00854E54" w:rsidRDefault="00854E54">
      <w:pPr>
        <w:pStyle w:val="CommentText"/>
      </w:pPr>
      <w:r>
        <w:rPr>
          <w:rStyle w:val="CommentReference"/>
        </w:rPr>
        <w:annotationRef/>
      </w:r>
      <w:r>
        <w:t xml:space="preserve">James: </w:t>
      </w:r>
      <w:r>
        <w:rPr>
          <w:rStyle w:val="CommentReference"/>
        </w:rPr>
        <w:annotationRef/>
      </w:r>
      <w:r>
        <w:t xml:space="preserve">In the formal below, </w:t>
      </w:r>
      <w:proofErr w:type="gramStart"/>
      <w:r>
        <w:t>f(</w:t>
      </w:r>
      <w:proofErr w:type="gramEnd"/>
      <w:r>
        <w:t>) isn’t a recruitment function, but a production function. Strictly speaking, recruitment occurs after dispersal, so it would be k * f.</w:t>
      </w:r>
    </w:p>
  </w:comment>
  <w:comment w:id="150" w:author="Emma Fuller" w:date="2014-05-11T20:14:00Z" w:initials="EF">
    <w:p w14:paraId="162D7D27" w14:textId="6F170A2B" w:rsidR="00854E54" w:rsidRPr="00CA32DC" w:rsidRDefault="00854E54" w:rsidP="00CA32DC">
      <w:pPr>
        <w:pStyle w:val="CommentText"/>
        <w:ind w:left="360"/>
        <w:rPr>
          <w:rStyle w:val="CommentReference"/>
        </w:rPr>
      </w:pPr>
      <w:r>
        <w:rPr>
          <w:rStyle w:val="CommentReference"/>
        </w:rPr>
        <w:annotationRef/>
      </w:r>
      <w:proofErr w:type="gramStart"/>
      <w:r>
        <w:rPr>
          <w:rStyle w:val="CommentReference"/>
        </w:rPr>
        <w:t>is</w:t>
      </w:r>
      <w:proofErr w:type="gramEnd"/>
      <w:r>
        <w:rPr>
          <w:rStyle w:val="CommentReference"/>
        </w:rPr>
        <w:t xml:space="preserve"> x at the </w:t>
      </w:r>
      <w:proofErr w:type="spellStart"/>
      <w:r>
        <w:rPr>
          <w:rStyle w:val="CommentReference"/>
        </w:rPr>
        <w:t>centre</w:t>
      </w:r>
      <w:proofErr w:type="spellEnd"/>
      <w:r>
        <w:rPr>
          <w:rStyle w:val="CommentReference"/>
        </w:rPr>
        <w:t xml:space="preserve"> of the patch? At this point I don’t understand the model. Perhaps a “methods figure/schematic” would help?</w:t>
      </w:r>
    </w:p>
    <w:p w14:paraId="24688C1C" w14:textId="6A270041" w:rsidR="00854E54" w:rsidRDefault="00854E54" w:rsidP="001B4050">
      <w:pPr>
        <w:pStyle w:val="CommentText"/>
      </w:pPr>
      <w:r>
        <w:rPr>
          <w:rStyle w:val="CommentReference"/>
        </w:rPr>
        <w:t>Is the coastline discretized (x’s)?</w:t>
      </w:r>
    </w:p>
  </w:comment>
  <w:comment w:id="168" w:author="Emma Fuller" w:date="2014-04-30T08:01:00Z" w:initials="EF">
    <w:p w14:paraId="3232F3D9" w14:textId="618B64A4" w:rsidR="00854E54" w:rsidRDefault="00854E54">
      <w:pPr>
        <w:pStyle w:val="CommentText"/>
      </w:pPr>
      <w:r>
        <w:rPr>
          <w:rStyle w:val="CommentReference"/>
        </w:rPr>
        <w:annotationRef/>
      </w:r>
      <w:r>
        <w:t xml:space="preserve">James: </w:t>
      </w:r>
      <w:r>
        <w:rPr>
          <w:rStyle w:val="CommentReference"/>
        </w:rPr>
        <w:annotationRef/>
      </w:r>
      <w:r>
        <w:t>How is this Gaussian function separable? What does that mean?</w:t>
      </w:r>
    </w:p>
  </w:comment>
  <w:comment w:id="169" w:author="Emma Fuller" w:date="2014-04-30T08:03:00Z" w:initials="EF">
    <w:p w14:paraId="0D58B598" w14:textId="75857FF3" w:rsidR="00854E54" w:rsidRDefault="00854E54">
      <w:pPr>
        <w:pStyle w:val="CommentText"/>
      </w:pPr>
      <w:r>
        <w:rPr>
          <w:rStyle w:val="CommentReference"/>
        </w:rPr>
        <w:annotationRef/>
      </w:r>
      <w:r>
        <w:t>James: I’d show this, then say the kernel can be approximated by ____</w:t>
      </w:r>
    </w:p>
  </w:comment>
  <w:comment w:id="187" w:author="Emma Fuller" w:date="2014-04-30T08:07:00Z" w:initials="EF">
    <w:p w14:paraId="62059E54" w14:textId="71DDAE5B" w:rsidR="00854E54" w:rsidRDefault="00854E54">
      <w:pPr>
        <w:pStyle w:val="CommentText"/>
      </w:pPr>
      <w:ins w:id="189" w:author="Emma Fuller" w:date="2014-04-30T08:07:00Z">
        <w:r>
          <w:rPr>
            <w:rStyle w:val="CommentReference"/>
          </w:rPr>
          <w:annotationRef/>
        </w:r>
      </w:ins>
      <w:r>
        <w:t xml:space="preserve">What is </w:t>
      </w:r>
      <w:proofErr w:type="spellStart"/>
      <w:r>
        <w:t>a_j</w:t>
      </w:r>
      <w:proofErr w:type="spellEnd"/>
      <w:r>
        <w:t xml:space="preserve">, </w:t>
      </w:r>
      <w:proofErr w:type="spellStart"/>
      <w:r>
        <w:t>b_i</w:t>
      </w:r>
      <w:proofErr w:type="spellEnd"/>
      <w:r>
        <w:t>, etc.?</w:t>
      </w:r>
    </w:p>
  </w:comment>
  <w:comment w:id="227" w:author="Emma Fuller" w:date="2014-04-30T08:13:00Z" w:initials="EF">
    <w:p w14:paraId="191F360E" w14:textId="1D585969" w:rsidR="00854E54" w:rsidRDefault="00854E54">
      <w:pPr>
        <w:pStyle w:val="CommentText"/>
      </w:pPr>
      <w:r>
        <w:rPr>
          <w:rStyle w:val="CommentReference"/>
        </w:rPr>
        <w:annotationRef/>
      </w:r>
      <w:r>
        <w:t xml:space="preserve">James: </w:t>
      </w:r>
      <w:r>
        <w:rPr>
          <w:rStyle w:val="CommentReference"/>
        </w:rPr>
        <w:annotationRef/>
      </w:r>
      <w:r>
        <w:t>Is there a way to see exactly the interaction between harvest and climate from the analysis in the appendix?</w:t>
      </w:r>
    </w:p>
  </w:comment>
  <w:comment w:id="226" w:author="Emma Fuller" w:date="2014-04-30T08:26:00Z" w:initials="EF">
    <w:p w14:paraId="7A92375A" w14:textId="77777777" w:rsidR="00854E54" w:rsidRDefault="00854E54" w:rsidP="00550641">
      <w:pPr>
        <w:pStyle w:val="CommentText"/>
      </w:pPr>
      <w:r>
        <w:rPr>
          <w:rStyle w:val="CommentReference"/>
        </w:rPr>
        <w:annotationRef/>
      </w:r>
      <w:r>
        <w:t xml:space="preserve">Emily:  </w:t>
      </w:r>
      <w:r>
        <w:rPr>
          <w:rStyle w:val="CommentReference"/>
        </w:rPr>
        <w:annotationRef/>
      </w:r>
      <w:r>
        <w:t>Two things about this: One, later you go on to discuss that results demonstrate fishing and climate interacting additively, but if the model starts out focusing on an additive model, isn’t the result directly due to this assumption? That is, if you focus on (which reads as assume) an additive model here, how are the results that stressors are additive actually a result?  Perhaps I missed something or am reading this incorrectly? Second, I would disagree that the common hypothesis in research and theory around multiple stressor is that they are additive. I’d argue that, especially in marine ecosystems under fishing pressure, stressors are more likely discussed as interacting in multiplicative and nonlinear ways. Much literature has lamented how difficult it is to delineate fishing from climate for this very reason.</w:t>
      </w:r>
    </w:p>
    <w:p w14:paraId="60BB975F" w14:textId="33AFCE83" w:rsidR="00854E54" w:rsidRDefault="00854E54">
      <w:pPr>
        <w:pStyle w:val="CommentText"/>
      </w:pPr>
    </w:p>
  </w:comment>
  <w:comment w:id="229" w:author="Emma Fuller" w:date="2014-04-30T08:14:00Z" w:initials="EF">
    <w:p w14:paraId="2C111263" w14:textId="2D9FAB29" w:rsidR="00854E54" w:rsidRDefault="00854E54">
      <w:pPr>
        <w:pStyle w:val="CommentText"/>
      </w:pPr>
      <w:r>
        <w:rPr>
          <w:rStyle w:val="CommentReference"/>
        </w:rPr>
        <w:annotationRef/>
      </w:r>
      <w:r>
        <w:t>James: I’d put in the appendix, not too interesting.</w:t>
      </w:r>
    </w:p>
  </w:comment>
  <w:comment w:id="245" w:author="Emma Fuller" w:date="2014-04-30T08:14:00Z" w:initials="EF">
    <w:p w14:paraId="1AA4D35E" w14:textId="7AA7C471" w:rsidR="00854E54" w:rsidRDefault="00854E54">
      <w:pPr>
        <w:pStyle w:val="CommentText"/>
      </w:pPr>
      <w:r>
        <w:rPr>
          <w:rStyle w:val="CommentReference"/>
        </w:rPr>
        <w:annotationRef/>
      </w:r>
      <w:r>
        <w:t>James: Sensitive to this?</w:t>
      </w:r>
    </w:p>
  </w:comment>
  <w:comment w:id="248" w:author="Emma Fuller" w:date="2014-04-30T08:15:00Z" w:initials="EF">
    <w:p w14:paraId="69644DBD" w14:textId="45EA7D0B" w:rsidR="00854E54" w:rsidRDefault="00854E54">
      <w:pPr>
        <w:pStyle w:val="CommentText"/>
      </w:pPr>
      <w:r>
        <w:rPr>
          <w:rStyle w:val="CommentReference"/>
        </w:rPr>
        <w:annotationRef/>
      </w:r>
      <w:r>
        <w:t xml:space="preserve">James: </w:t>
      </w:r>
      <w:r>
        <w:rPr>
          <w:rStyle w:val="CommentReference"/>
        </w:rPr>
        <w:annotationRef/>
      </w:r>
      <w:r>
        <w:t>Is 150 generations enough? My models typically are run for thousands of time steps to get to equilibrium. What numerical scheme did you use to solve the model?</w:t>
      </w:r>
    </w:p>
  </w:comment>
  <w:comment w:id="251" w:author="Emma Fuller" w:date="2014-04-30T08:16:00Z" w:initials="EF">
    <w:p w14:paraId="565669DB" w14:textId="21F389D9" w:rsidR="00854E54" w:rsidRDefault="00854E54">
      <w:pPr>
        <w:pStyle w:val="CommentText"/>
      </w:pPr>
      <w:r>
        <w:rPr>
          <w:rStyle w:val="CommentReference"/>
        </w:rPr>
        <w:annotationRef/>
      </w:r>
      <w:r>
        <w:t xml:space="preserve">James: </w:t>
      </w:r>
      <w:r>
        <w:rPr>
          <w:rStyle w:val="CommentReference"/>
        </w:rPr>
        <w:annotationRef/>
      </w:r>
      <w:r>
        <w:t>Why not just take the last value? If you have cycles, you should identify the period, and take the mean over that time scale, instead of 300 generations.</w:t>
      </w:r>
    </w:p>
  </w:comment>
  <w:comment w:id="253" w:author="Emma Fuller" w:date="2014-04-30T08:27:00Z" w:initials="EF">
    <w:p w14:paraId="41F736CE" w14:textId="0D82EABE" w:rsidR="00854E54" w:rsidRDefault="00854E54">
      <w:pPr>
        <w:pStyle w:val="CommentText"/>
      </w:pPr>
      <w:r>
        <w:rPr>
          <w:rStyle w:val="CommentReference"/>
        </w:rPr>
        <w:annotationRef/>
      </w:r>
      <w:r>
        <w:t xml:space="preserve">Emily: </w:t>
      </w:r>
      <w:r>
        <w:rPr>
          <w:rStyle w:val="CommentReference"/>
        </w:rPr>
        <w:annotationRef/>
      </w:r>
      <w:r>
        <w:t>So does this mean that harvesting was equal to what would happen with no reserves – that is, all fishing pressure was conserved and shifting to the non-MPA area? Or that fishing was proportional to the space remaining, thus fishing pressure was overall reduced? Just clarifying. Finally, was the amount of total MPA space the same for both simulations? Would that be a factor as well?</w:t>
      </w:r>
    </w:p>
  </w:comment>
  <w:comment w:id="269" w:author="Emma Fuller" w:date="2014-04-30T08:18:00Z" w:initials="EF">
    <w:p w14:paraId="2B20C2F6" w14:textId="6093FE70" w:rsidR="00854E54" w:rsidRDefault="00854E54">
      <w:pPr>
        <w:pStyle w:val="CommentText"/>
      </w:pPr>
      <w:r>
        <w:rPr>
          <w:rStyle w:val="CommentReference"/>
        </w:rPr>
        <w:annotationRef/>
      </w:r>
      <w:r>
        <w:t xml:space="preserve">James: </w:t>
      </w:r>
      <w:r>
        <w:rPr>
          <w:rStyle w:val="CommentReference"/>
        </w:rPr>
        <w:annotationRef/>
      </w:r>
      <w:r>
        <w:t>Is this always true. What about life-history trade offs?</w:t>
      </w:r>
    </w:p>
  </w:comment>
  <w:comment w:id="268" w:author="Emma Fuller" w:date="2014-04-30T08:27:00Z" w:initials="EF">
    <w:p w14:paraId="2185404A" w14:textId="6583738B" w:rsidR="00854E54" w:rsidRDefault="00854E54">
      <w:pPr>
        <w:pStyle w:val="CommentText"/>
      </w:pPr>
      <w:r>
        <w:rPr>
          <w:rStyle w:val="CommentReference"/>
        </w:rPr>
        <w:annotationRef/>
      </w:r>
      <w:r>
        <w:t xml:space="preserve">Emily:  </w:t>
      </w:r>
      <w:r>
        <w:rPr>
          <w:rStyle w:val="CommentReference"/>
        </w:rPr>
        <w:t>I felt</w:t>
      </w:r>
      <w:r>
        <w:t xml:space="preserve"> many of the sentences in this paragraph expand beyond just explaining results. For example, I assume results were actually that higher dispersal rates did not help the population if your climate was moving slowly, but did if it was moving quickly.  While perhaps subtle, that Is quite different from the way it is discussed here.  Expanding results into what it might mean for harvesting rates also sounds more like discussion than just reporting results. Does that make sense? Finally, I would caution about extrapolating too much from a theoretical model to generalized statements about harvesting rates – these are all still in theory based on a good but simplified model. Be careful of making strong and sweeping statements based on that model. However, this is my opinion and you guys can make the call on that. </w:t>
      </w:r>
    </w:p>
  </w:comment>
  <w:comment w:id="270" w:author="Emma Fuller" w:date="2014-04-30T08:28:00Z" w:initials="EF">
    <w:p w14:paraId="3CA3575E" w14:textId="5EBDF01A" w:rsidR="00854E54" w:rsidRDefault="00854E54">
      <w:pPr>
        <w:pStyle w:val="CommentText"/>
      </w:pPr>
      <w:r>
        <w:rPr>
          <w:rStyle w:val="CommentReference"/>
        </w:rPr>
        <w:annotationRef/>
      </w:r>
      <w:r>
        <w:t xml:space="preserve">Emily:  </w:t>
      </w:r>
      <w:r>
        <w:rPr>
          <w:rStyle w:val="CommentReference"/>
        </w:rPr>
        <w:annotationRef/>
      </w:r>
      <w:r>
        <w:t xml:space="preserve">Just checking in again on the earlier potential assumption of additive interactions – that there is already a “focus” on additive interactions. How is this different from an assumption, and if you’ve already focused on additive interactions, why is this interesting? </w:t>
      </w:r>
    </w:p>
  </w:comment>
  <w:comment w:id="271" w:author="Emma Fuller" w:date="2014-04-30T08:28:00Z" w:initials="EF">
    <w:p w14:paraId="1AA5364B" w14:textId="39DD9144" w:rsidR="00854E54" w:rsidRDefault="00854E54">
      <w:pPr>
        <w:pStyle w:val="CommentText"/>
      </w:pPr>
      <w:r>
        <w:rPr>
          <w:rStyle w:val="CommentReference"/>
        </w:rPr>
        <w:annotationRef/>
      </w:r>
      <w:r>
        <w:t xml:space="preserve">Emily:  </w:t>
      </w:r>
      <w:r>
        <w:rPr>
          <w:rStyle w:val="CommentReference"/>
        </w:rPr>
        <w:annotationRef/>
      </w:r>
      <w:r>
        <w:t xml:space="preserve">One result of the sensitivity analysis, I still think you should clarify the use of that analysis and its results. </w:t>
      </w:r>
    </w:p>
  </w:comment>
  <w:comment w:id="273" w:author="Emma Fuller" w:date="2014-04-30T08:19:00Z" w:initials="EF">
    <w:p w14:paraId="2129527A" w14:textId="69C9DBCA" w:rsidR="00854E54" w:rsidRDefault="00854E54">
      <w:pPr>
        <w:pStyle w:val="CommentText"/>
      </w:pPr>
      <w:r>
        <w:rPr>
          <w:rStyle w:val="CommentReference"/>
        </w:rPr>
        <w:annotationRef/>
      </w:r>
      <w:r>
        <w:rPr>
          <w:rStyle w:val="CommentReference"/>
        </w:rPr>
        <w:t xml:space="preserve">James: Have you thought about adding </w:t>
      </w:r>
      <w:proofErr w:type="spellStart"/>
      <w:r>
        <w:rPr>
          <w:rStyle w:val="CommentReference"/>
        </w:rPr>
        <w:t>stochasticity</w:t>
      </w:r>
      <w:proofErr w:type="spellEnd"/>
      <w:r>
        <w:rPr>
          <w:rStyle w:val="CommentReference"/>
        </w:rPr>
        <w:t xml:space="preserve"> (random reductions in abundances)? Seems to me this would change this result entirely.</w:t>
      </w:r>
    </w:p>
  </w:comment>
  <w:comment w:id="274" w:author="Emma Fuller" w:date="2014-04-30T08:29:00Z" w:initials="EF">
    <w:p w14:paraId="6BC6C891" w14:textId="19A7905B" w:rsidR="00854E54" w:rsidRDefault="00854E54">
      <w:pPr>
        <w:pStyle w:val="CommentText"/>
      </w:pPr>
      <w:r>
        <w:rPr>
          <w:rStyle w:val="CommentReference"/>
        </w:rPr>
        <w:annotationRef/>
      </w:r>
      <w:r>
        <w:t xml:space="preserve">Emily:  </w:t>
      </w:r>
      <w:r>
        <w:rPr>
          <w:rStyle w:val="CommentReference"/>
        </w:rPr>
        <w:annotationRef/>
      </w:r>
      <w:r>
        <w:t>Is the total amount of protected space the same in both simulations (just allocated differently)? If so, you may want to say so. If not, could the difference be that there is more or less space protected in one simulation or another? Would that be important?</w:t>
      </w:r>
    </w:p>
  </w:comment>
  <w:comment w:id="276" w:author="Emma Fuller" w:date="2014-04-30T08:30:00Z" w:initials="EF">
    <w:p w14:paraId="4B252A99" w14:textId="390B2A75" w:rsidR="00854E54" w:rsidRDefault="00854E54" w:rsidP="00550641">
      <w:pPr>
        <w:pStyle w:val="CommentText"/>
      </w:pPr>
      <w:r>
        <w:rPr>
          <w:rStyle w:val="CommentReference"/>
        </w:rPr>
        <w:annotationRef/>
      </w:r>
      <w:r>
        <w:t xml:space="preserve">Emily: </w:t>
      </w:r>
      <w:r>
        <w:rPr>
          <w:rStyle w:val="CommentReference"/>
        </w:rPr>
        <w:annotationRef/>
      </w:r>
      <w:r>
        <w:t xml:space="preserve"> Your environment isn’t stochastic – it is shifting in a predictable way. I’d be careful of the leap so quickly to reality, especially given that a wealth of research over, what, two decades or something is still unable to put the “many small vs. few large” debate to bed.  </w:t>
      </w:r>
    </w:p>
    <w:p w14:paraId="6BE00765" w14:textId="77777777" w:rsidR="00854E54" w:rsidRDefault="00854E54" w:rsidP="00550641">
      <w:pPr>
        <w:pStyle w:val="CommentText"/>
      </w:pPr>
    </w:p>
    <w:p w14:paraId="2718B1C9" w14:textId="0C88A967" w:rsidR="00854E54" w:rsidRDefault="00854E54" w:rsidP="00550641">
      <w:pPr>
        <w:pStyle w:val="CommentText"/>
      </w:pPr>
      <w:r>
        <w:t>I also kind of think this entire sentence belongs in the discussion, not in results, or should simply be “Minimum population biomass was higher in the simulations with smaller MPAs.”</w:t>
      </w:r>
    </w:p>
  </w:comment>
  <w:comment w:id="278" w:author="Emma Fuller" w:date="2014-04-30T08:19:00Z" w:initials="EF">
    <w:p w14:paraId="069C085A" w14:textId="1E6DAFD2" w:rsidR="00854E54" w:rsidRDefault="00854E54">
      <w:pPr>
        <w:pStyle w:val="CommentText"/>
      </w:pPr>
      <w:r>
        <w:rPr>
          <w:rStyle w:val="CommentReference"/>
        </w:rPr>
        <w:annotationRef/>
      </w:r>
      <w:r>
        <w:t>James: I still don’t like this language. I suggest simply being explicit: population persistence is negatively related to both climate and harvest.</w:t>
      </w:r>
    </w:p>
  </w:comment>
  <w:comment w:id="279" w:author="Emma Fuller" w:date="2014-04-30T08:30:00Z" w:initials="EF">
    <w:p w14:paraId="5D75135E" w14:textId="0E8269A1" w:rsidR="00854E54" w:rsidRDefault="00854E54">
      <w:pPr>
        <w:pStyle w:val="CommentText"/>
      </w:pPr>
      <w:r>
        <w:rPr>
          <w:rStyle w:val="CommentReference"/>
        </w:rPr>
        <w:annotationRef/>
      </w:r>
      <w:r>
        <w:t xml:space="preserve">Emily: </w:t>
      </w:r>
      <w:r>
        <w:rPr>
          <w:rStyle w:val="CommentReference"/>
        </w:rPr>
        <w:annotationRef/>
      </w:r>
      <w:r>
        <w:t xml:space="preserve">This paragraph is wonky for me. This sentence sums up what many of your readers will think - and many of the examples you go on to give are at the core of much theory and thinking on marine ecosystems and management – beyond climate change. Instead of attempting to downplay that literature (which is my interpretation of this paragraph, and may be for others as well – be careful), show that you are well aware of this and the current thinking, and remind readers that this is a novel yet simple model (therefore contradiction could be due to simplicity as well as subtle difference in approaches), and further work would be really cool. </w:t>
      </w:r>
    </w:p>
  </w:comment>
  <w:comment w:id="280" w:author="Emma Fuller" w:date="2014-04-30T08:31:00Z" w:initials="EF">
    <w:p w14:paraId="154D78DE" w14:textId="5C615F41" w:rsidR="00854E54" w:rsidRDefault="00854E54">
      <w:pPr>
        <w:pStyle w:val="CommentText"/>
      </w:pPr>
      <w:r>
        <w:rPr>
          <w:rStyle w:val="CommentReference"/>
        </w:rPr>
        <w:annotationRef/>
      </w:r>
      <w:r>
        <w:t>Emily: Among many others.</w:t>
      </w:r>
    </w:p>
  </w:comment>
  <w:comment w:id="284" w:author="Emma Fuller" w:date="2014-04-30T08:33:00Z" w:initials="EF">
    <w:p w14:paraId="3CDB2C6D" w14:textId="60BDF0B6" w:rsidR="00854E54" w:rsidRDefault="00854E54">
      <w:pPr>
        <w:pStyle w:val="CommentText"/>
      </w:pPr>
      <w:r>
        <w:rPr>
          <w:rStyle w:val="CommentReference"/>
        </w:rPr>
        <w:annotationRef/>
      </w:r>
      <w:r>
        <w:t xml:space="preserve">Emily:  More than just this one – this is a pretty widely accepted, and is also behind the importance of addressing </w:t>
      </w:r>
      <w:proofErr w:type="spellStart"/>
      <w:r>
        <w:t>metapopulations</w:t>
      </w:r>
      <w:proofErr w:type="spellEnd"/>
      <w:r>
        <w:t xml:space="preserve"> or </w:t>
      </w:r>
      <w:proofErr w:type="spellStart"/>
      <w:r>
        <w:t>substocks</w:t>
      </w:r>
      <w:proofErr w:type="spellEnd"/>
      <w:r>
        <w:t xml:space="preserve"> in management (that is, the loss of genetic diversity due to fishing and other anthropogenic influences is a big problem for the ability to deal with a changing and variable environment, period, not just in the face of climate change).</w:t>
      </w:r>
    </w:p>
  </w:comment>
  <w:comment w:id="283" w:author="Emma Fuller" w:date="2014-04-30T08:33:00Z" w:initials="EF">
    <w:p w14:paraId="14739B38" w14:textId="528A805C" w:rsidR="00854E54" w:rsidRDefault="00854E54">
      <w:pPr>
        <w:pStyle w:val="CommentText"/>
      </w:pPr>
      <w:r>
        <w:rPr>
          <w:rStyle w:val="CommentReference"/>
        </w:rPr>
        <w:annotationRef/>
      </w:r>
      <w:r>
        <w:t xml:space="preserve">Confusing, these two sentences need to be linked so that it’s obvious that the second sentence is referencing the same sentence as above. </w:t>
      </w:r>
    </w:p>
  </w:comment>
  <w:comment w:id="285" w:author="Emma Fuller" w:date="2014-04-30T08:33:00Z" w:initials="EF">
    <w:p w14:paraId="6D7144D2" w14:textId="2A3800CA" w:rsidR="00854E54" w:rsidRDefault="00854E54">
      <w:pPr>
        <w:pStyle w:val="CommentText"/>
      </w:pPr>
      <w:r>
        <w:rPr>
          <w:rStyle w:val="CommentReference"/>
        </w:rPr>
        <w:annotationRef/>
      </w:r>
      <w:r>
        <w:t xml:space="preserve">Emily: </w:t>
      </w:r>
      <w:r>
        <w:rPr>
          <w:rStyle w:val="CommentReference"/>
        </w:rPr>
        <w:annotationRef/>
      </w:r>
      <w:r>
        <w:t xml:space="preserve"> Are we sure no one else has looked or discussed this in terms of fishing? I know there are increasing number of papers on shifting distributions of species, but confirm none have discussed fishing… I don’t remember any off the top of my head with a fishing component in their model, but I’m also surprised at this and feel like there are </w:t>
      </w:r>
      <w:proofErr w:type="gramStart"/>
      <w:r>
        <w:t>some……</w:t>
      </w:r>
      <w:proofErr w:type="gramEnd"/>
      <w:r>
        <w:t xml:space="preserve"> For instance, I assume you’ve reviewed all of Janet Nye’s papers and any that have cited her work? Haven’t the UBC people used </w:t>
      </w:r>
      <w:proofErr w:type="spellStart"/>
      <w:r>
        <w:t>EwE</w:t>
      </w:r>
      <w:proofErr w:type="spellEnd"/>
      <w:r>
        <w:t xml:space="preserve"> to look at fishing and climate together?</w:t>
      </w:r>
    </w:p>
  </w:comment>
  <w:comment w:id="286" w:author="Emma Fuller" w:date="2014-04-30T08:34:00Z" w:initials="EF">
    <w:p w14:paraId="51F78888" w14:textId="0BE714FC" w:rsidR="00854E54" w:rsidRDefault="00854E54">
      <w:pPr>
        <w:pStyle w:val="CommentText"/>
      </w:pPr>
      <w:r>
        <w:rPr>
          <w:rStyle w:val="CommentReference"/>
        </w:rPr>
        <w:annotationRef/>
      </w:r>
      <w:r>
        <w:t xml:space="preserve">Emily:  </w:t>
      </w:r>
      <w:r>
        <w:rPr>
          <w:rStyle w:val="CommentReference"/>
        </w:rPr>
        <w:annotationRef/>
      </w:r>
      <w:r>
        <w:t xml:space="preserve">This should be the conclusion of this paragraph – and it should be “Consequently” instead of “However” to really connect this work with current lit and what people are thinking – at least in my experience and understanding. </w:t>
      </w:r>
    </w:p>
  </w:comment>
  <w:comment w:id="288" w:author="Emma Fuller" w:date="2014-04-30T08:34:00Z" w:initials="EF">
    <w:p w14:paraId="4A8A0C1D" w14:textId="5BD0099B" w:rsidR="00854E54" w:rsidRDefault="00854E54">
      <w:pPr>
        <w:pStyle w:val="CommentText"/>
      </w:pPr>
      <w:r>
        <w:rPr>
          <w:rStyle w:val="CommentReference"/>
        </w:rPr>
        <w:annotationRef/>
      </w:r>
      <w:r>
        <w:t>Emily:  This is actually (</w:t>
      </w:r>
      <w:proofErr w:type="spellStart"/>
      <w:r>
        <w:t>unintuitively</w:t>
      </w:r>
      <w:proofErr w:type="spellEnd"/>
      <w:r>
        <w:t>) contrary to a basic assumption of fisheries science that fishing increases reproductive rates. Fishing aims to keep the population at the point on the curve where reproduction rates are maximized. This is, of course, different from say population size, which would be maximized without fishing (because fishing takes some of those individuals).</w:t>
      </w:r>
    </w:p>
  </w:comment>
  <w:comment w:id="290" w:author="Emma Fuller" w:date="2014-04-30T08:35:00Z" w:initials="EF">
    <w:p w14:paraId="29307A7C" w14:textId="746488FA" w:rsidR="00854E54" w:rsidRDefault="00854E54">
      <w:pPr>
        <w:pStyle w:val="CommentText"/>
      </w:pPr>
      <w:r>
        <w:rPr>
          <w:rStyle w:val="CommentReference"/>
        </w:rPr>
        <w:annotationRef/>
      </w:r>
      <w:r>
        <w:t>Emily: I don’t know that this should be generalized to this extent. There are other reasons a species may persist that were not addressed by the model here. Moreover, climate change isn’t just going to shift temperature habitats in a consistent fashion.  Variability and sudden events are going to be part of the process, but the underlying climate velocity may be slow. Therefore, species that can weather variability, like longer-lived species, and those with better genetic diversity to adapt on the same timescale as climate change, may fare just as well. Who knows. In sum, I’d say be careful when simplifying the world and making strong generalizing statements based on the model – but, again, this is my opinion.</w:t>
      </w:r>
    </w:p>
  </w:comment>
  <w:comment w:id="289" w:author="Emma Fuller" w:date="2014-04-30T08:20:00Z" w:initials="EF">
    <w:p w14:paraId="30A8B7E0" w14:textId="54D9B6C1" w:rsidR="00854E54" w:rsidRDefault="00854E54">
      <w:pPr>
        <w:pStyle w:val="CommentText"/>
      </w:pPr>
      <w:r>
        <w:rPr>
          <w:rStyle w:val="CommentReference"/>
        </w:rPr>
        <w:annotationRef/>
      </w:r>
      <w:r>
        <w:t xml:space="preserve">James: Yes, but </w:t>
      </w:r>
      <w:proofErr w:type="gramStart"/>
      <w:r>
        <w:t>do  species</w:t>
      </w:r>
      <w:proofErr w:type="gramEnd"/>
      <w:r>
        <w:t xml:space="preserve"> with higher dispersal distances generally have higher fecundity? Evolution would say yes. But I don’t know the exact answer. I’d be careful about ignoring life history trade off ideas.</w:t>
      </w:r>
    </w:p>
  </w:comment>
  <w:comment w:id="292" w:author="Emma Fuller" w:date="2014-04-30T08:36:00Z" w:initials="EF">
    <w:p w14:paraId="6AE167D3" w14:textId="118B8456" w:rsidR="00854E54" w:rsidRDefault="00854E54">
      <w:pPr>
        <w:pStyle w:val="CommentText"/>
      </w:pPr>
      <w:r>
        <w:rPr>
          <w:rStyle w:val="CommentReference"/>
        </w:rPr>
        <w:annotationRef/>
      </w:r>
      <w:r>
        <w:t>Emily:  Find real world examples of this before generalizing beyond the theoretical. While I agree this can and probably does happen, I don’t think it does always or even often. I’d say fishing is less likely to behaves this way as fish shift spatially and instead does a pretty good job of keeping up, whereas management is more often way less able to adapt. Consequently, as you mention later, fishing can happen on unmanaged areas. This is the story of shifting from inshore to offshore grounds, or expanding to the high seas.</w:t>
      </w:r>
    </w:p>
  </w:comment>
  <w:comment w:id="293" w:author="Emma Fuller" w:date="2014-04-30T08:37:00Z" w:initials="EF">
    <w:p w14:paraId="7DABE1AF" w14:textId="1657C7F0" w:rsidR="00854E54" w:rsidRDefault="00854E54">
      <w:pPr>
        <w:pStyle w:val="CommentText"/>
      </w:pPr>
      <w:r>
        <w:rPr>
          <w:rStyle w:val="CommentReference"/>
        </w:rPr>
        <w:annotationRef/>
      </w:r>
      <w:r>
        <w:t>Emily:  Yep. And management lags behind fishermen movement, as well. Might want to find some refs for this, although it does seem intuitive.</w:t>
      </w:r>
    </w:p>
  </w:comment>
  <w:comment w:id="296" w:author="Emma Fuller" w:date="2014-04-30T08:38:00Z" w:initials="EF">
    <w:p w14:paraId="1A694415" w14:textId="77777777" w:rsidR="00854E54" w:rsidRDefault="00854E54" w:rsidP="00D15100">
      <w:pPr>
        <w:pStyle w:val="CommentText"/>
      </w:pPr>
      <w:r>
        <w:rPr>
          <w:rStyle w:val="CommentReference"/>
        </w:rPr>
        <w:annotationRef/>
      </w:r>
      <w:r>
        <w:t xml:space="preserve">Emily: </w:t>
      </w:r>
      <w:r>
        <w:rPr>
          <w:rStyle w:val="CommentReference"/>
        </w:rPr>
        <w:annotationRef/>
      </w:r>
      <w:r>
        <w:t xml:space="preserve">This is a </w:t>
      </w:r>
      <w:proofErr w:type="spellStart"/>
      <w:r>
        <w:t>lil</w:t>
      </w:r>
      <w:proofErr w:type="spellEnd"/>
      <w:r>
        <w:t xml:space="preserve"> weird to me, but I’m not entirely sure why. It somewhat simplifies the establishment of new species, and the ramifications for that on the greater ecosystem, and assumes this will be a linear process… or something.</w:t>
      </w:r>
    </w:p>
    <w:p w14:paraId="53659652" w14:textId="77777777" w:rsidR="00854E54" w:rsidRDefault="00854E54" w:rsidP="00D15100">
      <w:pPr>
        <w:pStyle w:val="CommentText"/>
      </w:pPr>
    </w:p>
    <w:p w14:paraId="596CFCFD" w14:textId="7B44A692" w:rsidR="00854E54" w:rsidRDefault="00854E54" w:rsidP="00D15100">
      <w:pPr>
        <w:pStyle w:val="CommentText"/>
      </w:pPr>
      <w:r>
        <w:t xml:space="preserve">In general, though, I think the real problem to talk about is the likelihood that fishermen may catch on to shifting species more quickly than management. That’s the real and likely problem.  </w:t>
      </w:r>
    </w:p>
  </w:comment>
  <w:comment w:id="298" w:author="Emma Fuller" w:date="2014-04-30T08:21:00Z" w:initials="EF">
    <w:p w14:paraId="4607F9F9" w14:textId="43685AA6" w:rsidR="00854E54" w:rsidRDefault="00854E54">
      <w:pPr>
        <w:pStyle w:val="CommentText"/>
      </w:pPr>
      <w:r>
        <w:rPr>
          <w:rStyle w:val="CommentReference"/>
        </w:rPr>
        <w:annotationRef/>
      </w:r>
      <w:r>
        <w:t>Watson et al. 2011 (James: Gratuitous self propaganda)</w:t>
      </w:r>
    </w:p>
  </w:comment>
  <w:comment w:id="299" w:author="Emma Fuller" w:date="2014-04-30T08:21:00Z" w:initials="EF">
    <w:p w14:paraId="18AC47A9" w14:textId="4091BF3A" w:rsidR="00854E54" w:rsidRDefault="00854E54">
      <w:pPr>
        <w:pStyle w:val="CommentText"/>
      </w:pPr>
      <w:r>
        <w:rPr>
          <w:rStyle w:val="CommentReference"/>
        </w:rPr>
        <w:annotationRef/>
      </w:r>
      <w:r>
        <w:t xml:space="preserve">James: </w:t>
      </w:r>
      <w:r>
        <w:rPr>
          <w:rStyle w:val="CommentReference"/>
        </w:rPr>
        <w:annotationRef/>
      </w:r>
      <w:r>
        <w:t xml:space="preserve">But what are the disadvantages of many small MPAs (hard to ensure compliance, not possible for some habitats… </w:t>
      </w:r>
      <w:proofErr w:type="spellStart"/>
      <w:r>
        <w:t>etc</w:t>
      </w:r>
      <w:proofErr w:type="spellEnd"/>
      <w:r>
        <w:t>).</w:t>
      </w:r>
    </w:p>
  </w:comment>
  <w:comment w:id="301" w:author="Emma Fuller" w:date="2014-04-30T08:39:00Z" w:initials="EF">
    <w:p w14:paraId="10762761" w14:textId="38F9E2FD" w:rsidR="00854E54" w:rsidRDefault="00854E54">
      <w:pPr>
        <w:pStyle w:val="CommentText"/>
      </w:pPr>
      <w:r>
        <w:rPr>
          <w:rStyle w:val="CommentReference"/>
        </w:rPr>
        <w:annotationRef/>
      </w:r>
      <w:r>
        <w:t>Emily:  Can you expand on this result? I am curious about this, and I think it is telling for the application of your results. That is, the large vs. small outcome looks like it’s less about many small being generally better, and maybe more due to aspects of the model. Yet it is those aspects that are important and more useful to this conversation. For example, instead of this conclusion, I’d stop with “…the details matter. Here, we found that large MPAs work better, but it may be due to the spacing between them and the impacts of fishing in those spaces. Therefore, this work contributes to the discussion about MPA design by showing that size is also dependent on other things  - fishing pressure outside of the reserve, larval dispersal ranges, etc.” I think dispersal may have also played a part in your results?</w:t>
      </w:r>
    </w:p>
  </w:comment>
  <w:comment w:id="302" w:author="Emma Fuller" w:date="2014-04-30T08:40:00Z" w:initials="EF">
    <w:p w14:paraId="37BBA940" w14:textId="77777777" w:rsidR="00854E54" w:rsidRDefault="00854E54" w:rsidP="00D15100">
      <w:pPr>
        <w:pStyle w:val="CommentText"/>
      </w:pPr>
      <w:r>
        <w:rPr>
          <w:rStyle w:val="CommentReference"/>
        </w:rPr>
        <w:annotationRef/>
      </w:r>
      <w:r>
        <w:t xml:space="preserve">Emily:  I am not familiar with the literature on </w:t>
      </w:r>
      <w:proofErr w:type="spellStart"/>
      <w:r>
        <w:t>allee</w:t>
      </w:r>
      <w:proofErr w:type="spellEnd"/>
      <w:r>
        <w:t xml:space="preserve"> effects and invasion theory, but </w:t>
      </w:r>
      <w:proofErr w:type="spellStart"/>
      <w:r>
        <w:t>allee</w:t>
      </w:r>
      <w:proofErr w:type="spellEnd"/>
      <w:r>
        <w:t xml:space="preserve"> effects and populations at very low levels in the ocean are pretty agreed upon – the assumption in the model that a population can recover from very low levels, for example, will not be considered very realistic for many species, in part due to </w:t>
      </w:r>
      <w:proofErr w:type="spellStart"/>
      <w:r>
        <w:t>allee</w:t>
      </w:r>
      <w:proofErr w:type="spellEnd"/>
      <w:r>
        <w:t xml:space="preserve"> effects.</w:t>
      </w:r>
    </w:p>
    <w:p w14:paraId="3558CB27" w14:textId="77777777" w:rsidR="00854E54" w:rsidRDefault="00854E54" w:rsidP="00D15100">
      <w:pPr>
        <w:pStyle w:val="CommentText"/>
      </w:pPr>
    </w:p>
    <w:p w14:paraId="1E409519" w14:textId="2A7654E9" w:rsidR="00854E54" w:rsidRDefault="00854E54" w:rsidP="00D15100">
      <w:pPr>
        <w:pStyle w:val="CommentText"/>
      </w:pPr>
      <w:r>
        <w:t xml:space="preserve">Basically, I’m not entirely sure what you’re saying over these few sentences. Are you acknowledging the impact of things like </w:t>
      </w:r>
      <w:proofErr w:type="spellStart"/>
      <w:r>
        <w:t>Allee</w:t>
      </w:r>
      <w:proofErr w:type="spellEnd"/>
      <w:r>
        <w:t xml:space="preserve"> effects, or saying they won’t be important? I don’t think you should do the later... and I don’t think you are… but the “however” statement makes it sound that way…</w:t>
      </w:r>
      <w:proofErr w:type="gramStart"/>
      <w:r>
        <w:t>. ?</w:t>
      </w:r>
      <w:proofErr w:type="gramEnd"/>
      <w:r>
        <w:t xml:space="preserve">  </w:t>
      </w:r>
    </w:p>
  </w:comment>
  <w:comment w:id="315" w:author="Emma Fuller" w:date="2014-04-30T08:22:00Z" w:initials="EF">
    <w:p w14:paraId="06003B60" w14:textId="2C87DA47" w:rsidR="00854E54" w:rsidRDefault="00854E54">
      <w:pPr>
        <w:pStyle w:val="CommentText"/>
      </w:pPr>
      <w:r>
        <w:rPr>
          <w:rStyle w:val="CommentReference"/>
        </w:rPr>
        <w:annotationRef/>
      </w:r>
      <w:r>
        <w:t xml:space="preserve">James: use high res </w:t>
      </w:r>
      <w:proofErr w:type="spellStart"/>
      <w:r>
        <w:t>pngs</w:t>
      </w:r>
      <w:proofErr w:type="spellEnd"/>
      <w:r>
        <w:t xml:space="preserve"> and to get rid of the white lines on the </w:t>
      </w:r>
      <w:proofErr w:type="spellStart"/>
      <w:r>
        <w:t>heatmaps</w:t>
      </w:r>
      <w:proofErr w:type="spellEnd"/>
      <w:r>
        <w:t>.</w:t>
      </w:r>
    </w:p>
  </w:comment>
  <w:comment w:id="316" w:author="Emma Fuller" w:date="2014-04-30T08:23:00Z" w:initials="EF">
    <w:p w14:paraId="0E9C0A13" w14:textId="5D0B4252" w:rsidR="00854E54" w:rsidRDefault="00854E54">
      <w:pPr>
        <w:pStyle w:val="CommentText"/>
      </w:pPr>
      <w:r>
        <w:rPr>
          <w:rStyle w:val="CommentReference"/>
        </w:rPr>
        <w:annotationRef/>
      </w:r>
      <w:r>
        <w:t>D looks smaller than the other letters</w:t>
      </w:r>
      <w:proofErr w:type="gramStart"/>
      <w:r>
        <w:t>..</w:t>
      </w:r>
      <w:proofErr w:type="gramEnd"/>
      <w:r>
        <w:t xml:space="preserve"> </w:t>
      </w:r>
      <w:proofErr w:type="gramStart"/>
      <w:r>
        <w:t>will</w:t>
      </w:r>
      <w:proofErr w:type="gramEnd"/>
      <w:r>
        <w:t xml:space="preserv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854E54" w:rsidRDefault="00854E54" w:rsidP="00AD2D55">
      <w:pPr>
        <w:spacing w:after="0"/>
      </w:pPr>
      <w:r>
        <w:separator/>
      </w:r>
    </w:p>
  </w:endnote>
  <w:endnote w:type="continuationSeparator" w:id="0">
    <w:p w14:paraId="6B33D488" w14:textId="77777777" w:rsidR="00854E54" w:rsidRDefault="00854E54"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854E54" w:rsidRDefault="00854E54"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854E54" w:rsidRDefault="00854E54"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854E54" w:rsidRDefault="00854E54"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548F">
      <w:rPr>
        <w:rStyle w:val="PageNumber"/>
        <w:noProof/>
      </w:rPr>
      <w:t>15</w:t>
    </w:r>
    <w:r>
      <w:rPr>
        <w:rStyle w:val="PageNumber"/>
      </w:rPr>
      <w:fldChar w:fldCharType="end"/>
    </w:r>
  </w:p>
  <w:p w14:paraId="63942825" w14:textId="77777777" w:rsidR="00854E54" w:rsidRDefault="00854E54"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854E54" w:rsidRDefault="00854E54" w:rsidP="00AD2D55">
      <w:pPr>
        <w:spacing w:after="0"/>
      </w:pPr>
      <w:r>
        <w:separator/>
      </w:r>
    </w:p>
  </w:footnote>
  <w:footnote w:type="continuationSeparator" w:id="0">
    <w:p w14:paraId="34464667" w14:textId="77777777" w:rsidR="00854E54" w:rsidRDefault="00854E54"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3353"/>
    <w:rsid w:val="0007485B"/>
    <w:rsid w:val="00075761"/>
    <w:rsid w:val="00080385"/>
    <w:rsid w:val="00086D35"/>
    <w:rsid w:val="00086FB4"/>
    <w:rsid w:val="00095148"/>
    <w:rsid w:val="000A1732"/>
    <w:rsid w:val="000A2C95"/>
    <w:rsid w:val="000A40EF"/>
    <w:rsid w:val="000A5BB5"/>
    <w:rsid w:val="000C74C5"/>
    <w:rsid w:val="000D6853"/>
    <w:rsid w:val="000D7FDE"/>
    <w:rsid w:val="000E6A2F"/>
    <w:rsid w:val="000F3D6D"/>
    <w:rsid w:val="000F3FED"/>
    <w:rsid w:val="00106C5D"/>
    <w:rsid w:val="00117E7D"/>
    <w:rsid w:val="0012017D"/>
    <w:rsid w:val="00123B73"/>
    <w:rsid w:val="001311BB"/>
    <w:rsid w:val="00137C74"/>
    <w:rsid w:val="00143EAF"/>
    <w:rsid w:val="001477C2"/>
    <w:rsid w:val="00151E3F"/>
    <w:rsid w:val="001667FC"/>
    <w:rsid w:val="0016690B"/>
    <w:rsid w:val="001710C8"/>
    <w:rsid w:val="001711AD"/>
    <w:rsid w:val="001742A8"/>
    <w:rsid w:val="001816E9"/>
    <w:rsid w:val="00181CA6"/>
    <w:rsid w:val="00190EA3"/>
    <w:rsid w:val="001B4050"/>
    <w:rsid w:val="001C2164"/>
    <w:rsid w:val="001D5DDE"/>
    <w:rsid w:val="001D7FB7"/>
    <w:rsid w:val="001F5963"/>
    <w:rsid w:val="00200D3B"/>
    <w:rsid w:val="0021402F"/>
    <w:rsid w:val="00215F29"/>
    <w:rsid w:val="002253AD"/>
    <w:rsid w:val="002303A8"/>
    <w:rsid w:val="00230C5A"/>
    <w:rsid w:val="002318B8"/>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15DCA"/>
    <w:rsid w:val="00426375"/>
    <w:rsid w:val="00426EE1"/>
    <w:rsid w:val="00435D96"/>
    <w:rsid w:val="0045548F"/>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4049"/>
    <w:rsid w:val="0054598F"/>
    <w:rsid w:val="00550641"/>
    <w:rsid w:val="00550D4E"/>
    <w:rsid w:val="00575C48"/>
    <w:rsid w:val="0057608D"/>
    <w:rsid w:val="005768DE"/>
    <w:rsid w:val="00580DD8"/>
    <w:rsid w:val="00582E98"/>
    <w:rsid w:val="00585241"/>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4756"/>
    <w:rsid w:val="00635576"/>
    <w:rsid w:val="006421EA"/>
    <w:rsid w:val="00644177"/>
    <w:rsid w:val="00652468"/>
    <w:rsid w:val="006635C1"/>
    <w:rsid w:val="006815BA"/>
    <w:rsid w:val="00683629"/>
    <w:rsid w:val="006938E3"/>
    <w:rsid w:val="006943B2"/>
    <w:rsid w:val="00697383"/>
    <w:rsid w:val="006A5527"/>
    <w:rsid w:val="006A6D4F"/>
    <w:rsid w:val="006B238D"/>
    <w:rsid w:val="006C4A3C"/>
    <w:rsid w:val="006D5023"/>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82314"/>
    <w:rsid w:val="00784D58"/>
    <w:rsid w:val="00786A79"/>
    <w:rsid w:val="00786A99"/>
    <w:rsid w:val="007A2B2F"/>
    <w:rsid w:val="007A5593"/>
    <w:rsid w:val="007B1D83"/>
    <w:rsid w:val="007B4BEA"/>
    <w:rsid w:val="007C5642"/>
    <w:rsid w:val="007C7684"/>
    <w:rsid w:val="007D06DB"/>
    <w:rsid w:val="007D237B"/>
    <w:rsid w:val="007D63D7"/>
    <w:rsid w:val="007F44C8"/>
    <w:rsid w:val="00820BC4"/>
    <w:rsid w:val="00827C28"/>
    <w:rsid w:val="00844AD9"/>
    <w:rsid w:val="00846430"/>
    <w:rsid w:val="00846EF5"/>
    <w:rsid w:val="00852431"/>
    <w:rsid w:val="00854954"/>
    <w:rsid w:val="00854E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05ED"/>
    <w:rsid w:val="00933027"/>
    <w:rsid w:val="009465F7"/>
    <w:rsid w:val="0095710C"/>
    <w:rsid w:val="00960B34"/>
    <w:rsid w:val="009631A8"/>
    <w:rsid w:val="009A36D7"/>
    <w:rsid w:val="009B7AA6"/>
    <w:rsid w:val="009B7DCE"/>
    <w:rsid w:val="009C1306"/>
    <w:rsid w:val="009D3C49"/>
    <w:rsid w:val="009F777D"/>
    <w:rsid w:val="00A04E8F"/>
    <w:rsid w:val="00A22A2F"/>
    <w:rsid w:val="00A33E2D"/>
    <w:rsid w:val="00A36ECA"/>
    <w:rsid w:val="00A42A6F"/>
    <w:rsid w:val="00A436F4"/>
    <w:rsid w:val="00A45A8E"/>
    <w:rsid w:val="00A53F62"/>
    <w:rsid w:val="00A57A55"/>
    <w:rsid w:val="00A60A31"/>
    <w:rsid w:val="00A70338"/>
    <w:rsid w:val="00A82E97"/>
    <w:rsid w:val="00A85881"/>
    <w:rsid w:val="00A8768C"/>
    <w:rsid w:val="00A87D47"/>
    <w:rsid w:val="00A9235A"/>
    <w:rsid w:val="00A975CB"/>
    <w:rsid w:val="00A97B9D"/>
    <w:rsid w:val="00AA7077"/>
    <w:rsid w:val="00AB56DC"/>
    <w:rsid w:val="00AC2797"/>
    <w:rsid w:val="00AC3D63"/>
    <w:rsid w:val="00AD2D55"/>
    <w:rsid w:val="00AD4C3A"/>
    <w:rsid w:val="00AF7229"/>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94E"/>
    <w:rsid w:val="00BE1D72"/>
    <w:rsid w:val="00BE29F1"/>
    <w:rsid w:val="00BE30B5"/>
    <w:rsid w:val="00BE48BC"/>
    <w:rsid w:val="00BE4CF8"/>
    <w:rsid w:val="00C009FF"/>
    <w:rsid w:val="00C03EFA"/>
    <w:rsid w:val="00C149A2"/>
    <w:rsid w:val="00C21878"/>
    <w:rsid w:val="00C35D77"/>
    <w:rsid w:val="00C36279"/>
    <w:rsid w:val="00C42150"/>
    <w:rsid w:val="00C42A27"/>
    <w:rsid w:val="00C45B5B"/>
    <w:rsid w:val="00C45CC8"/>
    <w:rsid w:val="00C51271"/>
    <w:rsid w:val="00C51D18"/>
    <w:rsid w:val="00C562BB"/>
    <w:rsid w:val="00C56714"/>
    <w:rsid w:val="00C60936"/>
    <w:rsid w:val="00C74D6A"/>
    <w:rsid w:val="00C84A5D"/>
    <w:rsid w:val="00C8564E"/>
    <w:rsid w:val="00C97FCC"/>
    <w:rsid w:val="00CA1C7A"/>
    <w:rsid w:val="00CA32DC"/>
    <w:rsid w:val="00CD081D"/>
    <w:rsid w:val="00CD3291"/>
    <w:rsid w:val="00CE00F7"/>
    <w:rsid w:val="00D06764"/>
    <w:rsid w:val="00D102DD"/>
    <w:rsid w:val="00D10DFF"/>
    <w:rsid w:val="00D12558"/>
    <w:rsid w:val="00D15100"/>
    <w:rsid w:val="00D175DC"/>
    <w:rsid w:val="00D20CF2"/>
    <w:rsid w:val="00D246B5"/>
    <w:rsid w:val="00D35051"/>
    <w:rsid w:val="00D40748"/>
    <w:rsid w:val="00D44BD1"/>
    <w:rsid w:val="00D53E49"/>
    <w:rsid w:val="00D6562B"/>
    <w:rsid w:val="00D83B78"/>
    <w:rsid w:val="00D848A4"/>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A2621"/>
    <w:rsid w:val="00EC2ADB"/>
    <w:rsid w:val="00ED1E3E"/>
    <w:rsid w:val="00ED7E8C"/>
    <w:rsid w:val="00EE0E1F"/>
    <w:rsid w:val="00EE2245"/>
    <w:rsid w:val="00EF197E"/>
    <w:rsid w:val="00F04290"/>
    <w:rsid w:val="00F152F5"/>
    <w:rsid w:val="00F25B60"/>
    <w:rsid w:val="00F33639"/>
    <w:rsid w:val="00F37F17"/>
    <w:rsid w:val="00F4190C"/>
    <w:rsid w:val="00F46BDF"/>
    <w:rsid w:val="00F47957"/>
    <w:rsid w:val="00F600B0"/>
    <w:rsid w:val="00F912D7"/>
    <w:rsid w:val="00FA2973"/>
    <w:rsid w:val="00FA2A59"/>
    <w:rsid w:val="00FA4692"/>
    <w:rsid w:val="00FA6709"/>
    <w:rsid w:val="00FB1B26"/>
    <w:rsid w:val="00FC118C"/>
    <w:rsid w:val="00FC7AE6"/>
    <w:rsid w:val="00FD4809"/>
    <w:rsid w:val="00FD5463"/>
    <w:rsid w:val="00FF1994"/>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23263-5C49-6649-877A-A51D87107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30</Pages>
  <Words>7351</Words>
  <Characters>41901</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49154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Eleanor Brush</cp:lastModifiedBy>
  <cp:revision>31</cp:revision>
  <cp:lastPrinted>2014-03-23T16:54:00Z</cp:lastPrinted>
  <dcterms:created xsi:type="dcterms:W3CDTF">2014-03-28T13:06:00Z</dcterms:created>
  <dcterms:modified xsi:type="dcterms:W3CDTF">2014-05-13T02:20:00Z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