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2D51ED50"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r w:rsidR="00C84A5D" w:rsidRPr="003B1C03">
        <w:rPr>
          <w:rFonts w:ascii="Avenir Book" w:hAnsi="Avenir Book"/>
          <w:color w:val="auto"/>
        </w:rPr>
        <w:t xml:space="preserve"> </w:t>
      </w:r>
      <w:ins w:id="0" w:author="Emma Fuller" w:date="2014-04-29T16:25:00Z">
        <w:r w:rsidR="00FA2973">
          <w:rPr>
            <w:rFonts w:ascii="Avenir Book" w:hAnsi="Avenir Book"/>
            <w:color w:val="auto"/>
          </w:rPr>
          <w:t>change</w:t>
        </w:r>
        <w:r w:rsidR="00FA2973" w:rsidRPr="00A53F62">
          <w:rPr>
            <w:rFonts w:ascii="Avenir Book" w:hAnsi="Avenir Book"/>
            <w:color w:val="auto"/>
          </w:rPr>
          <w:t xml:space="preserve"> </w:t>
        </w:r>
      </w:ins>
      <w:r w:rsidRPr="00A53F62">
        <w:rPr>
          <w:rFonts w:ascii="Avenir Book" w:hAnsi="Avenir Book"/>
          <w:color w:val="auto"/>
        </w:rPr>
        <w:t>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Malin Pinsky</w:t>
      </w:r>
      <w:r w:rsidR="00575C48" w:rsidRPr="003B1C03">
        <w:rPr>
          <w:rFonts w:ascii="Avenir Book" w:hAnsi="Avenir Book"/>
          <w:vertAlign w:val="superscript"/>
        </w:rPr>
        <w:t>1,3</w:t>
      </w:r>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3E6427FA" w:rsidR="00917458" w:rsidRPr="003B1C03" w:rsidRDefault="00582E98" w:rsidP="00AD2D55">
      <w:pPr>
        <w:spacing w:line="480" w:lineRule="auto"/>
        <w:rPr>
          <w:rFonts w:ascii="Avenir Book" w:hAnsi="Avenir Book"/>
        </w:rPr>
      </w:pPr>
      <w:ins w:id="2" w:author="Eleanor Brush" w:date="2014-05-11T17:33:00Z">
        <w:r>
          <w:rPr>
            <w:rFonts w:ascii="Avenir Book" w:hAnsi="Avenir Book"/>
          </w:rPr>
          <w:t xml:space="preserve">Climate change </w:t>
        </w:r>
      </w:ins>
      <w:ins w:id="3" w:author="Eleanor Brush" w:date="2014-05-11T18:47:00Z">
        <w:r w:rsidR="00EA2621">
          <w:rPr>
            <w:rFonts w:ascii="Avenir Book" w:hAnsi="Avenir Book"/>
          </w:rPr>
          <w:t xml:space="preserve">can have many impacts on animal populations, which are already </w:t>
        </w:r>
      </w:ins>
      <w:ins w:id="4" w:author="Eleanor Brush" w:date="2014-05-11T18:48:00Z">
        <w:r w:rsidR="00EA2621">
          <w:rPr>
            <w:rFonts w:ascii="Avenir Book" w:hAnsi="Avenir Book"/>
          </w:rPr>
          <w:t>deal</w:t>
        </w:r>
        <w:r w:rsidR="00D848A4">
          <w:rPr>
            <w:rFonts w:ascii="Avenir Book" w:hAnsi="Avenir Book"/>
          </w:rPr>
          <w:t xml:space="preserve">ing with a suite </w:t>
        </w:r>
      </w:ins>
      <w:del w:id="5" w:author="Eleanor Brush" w:date="2014-05-11T18:38:00Z">
        <w:r w:rsidR="00C84A5D" w:rsidRPr="003B1C03" w:rsidDel="00EA2621">
          <w:rPr>
            <w:rFonts w:ascii="Avenir Book" w:hAnsi="Avenir Book"/>
          </w:rPr>
          <w:delText>The impacts of</w:delText>
        </w:r>
        <w:r w:rsidR="00575C48" w:rsidRPr="003B1C03" w:rsidDel="00EA2621">
          <w:rPr>
            <w:rFonts w:ascii="Avenir Book" w:hAnsi="Avenir Book"/>
          </w:rPr>
          <w:delText xml:space="preserve"> chang</w:delText>
        </w:r>
        <w:r w:rsidR="00C84A5D" w:rsidRPr="003B1C03" w:rsidDel="00EA2621">
          <w:rPr>
            <w:rFonts w:ascii="Avenir Book" w:hAnsi="Avenir Book"/>
          </w:rPr>
          <w:delText>ing climates</w:delText>
        </w:r>
        <w:r w:rsidR="00575C48" w:rsidRPr="003B1C03" w:rsidDel="00EA2621">
          <w:rPr>
            <w:rFonts w:ascii="Avenir Book" w:hAnsi="Avenir Book"/>
          </w:rPr>
          <w:delText xml:space="preserve"> do not occur </w:delText>
        </w:r>
      </w:del>
      <w:del w:id="6" w:author="Eleanor Brush" w:date="2014-05-11T18:48:00Z">
        <w:r w:rsidR="00575C48" w:rsidRPr="003B1C03" w:rsidDel="00D848A4">
          <w:rPr>
            <w:rFonts w:ascii="Avenir Book" w:hAnsi="Avenir Book"/>
          </w:rPr>
          <w:delText>in isolation</w:delText>
        </w:r>
        <w:r w:rsidR="00C84A5D" w:rsidRPr="003B1C03" w:rsidDel="00D848A4">
          <w:rPr>
            <w:rFonts w:ascii="Avenir Book" w:hAnsi="Avenir Book"/>
          </w:rPr>
          <w:delText>,</w:delText>
        </w:r>
        <w:r w:rsidR="00575C48" w:rsidRPr="003B1C03" w:rsidDel="00D848A4">
          <w:rPr>
            <w:rFonts w:ascii="Avenir Book" w:hAnsi="Avenir Book"/>
          </w:rPr>
          <w:delText xml:space="preserve"> but </w:delText>
        </w:r>
        <w:r w:rsidR="00C84A5D" w:rsidRPr="003B1C03" w:rsidDel="00D848A4">
          <w:rPr>
            <w:rFonts w:ascii="Avenir Book" w:hAnsi="Avenir Book"/>
          </w:rPr>
          <w:delText xml:space="preserve">instead </w:delText>
        </w:r>
        <w:r w:rsidR="00575C48" w:rsidRPr="003B1C03" w:rsidDel="00D848A4">
          <w:rPr>
            <w:rFonts w:ascii="Avenir Book" w:hAnsi="Avenir Book"/>
          </w:rPr>
          <w:delText xml:space="preserve">appear on a background of </w:delText>
        </w:r>
      </w:del>
      <w:r w:rsidR="00575C48" w:rsidRPr="003B1C03">
        <w:rPr>
          <w:rFonts w:ascii="Avenir Book" w:hAnsi="Avenir Book"/>
        </w:rPr>
        <w:t>other disturbances</w:t>
      </w:r>
      <w:r w:rsidR="00C84A5D" w:rsidRPr="003B1C03">
        <w:rPr>
          <w:rFonts w:ascii="Avenir Book" w:hAnsi="Avenir Book"/>
        </w:rPr>
        <w:t xml:space="preserve"> and stressors</w:t>
      </w:r>
      <w:r w:rsidR="00575C48" w:rsidRPr="003B1C03">
        <w:rPr>
          <w:rFonts w:ascii="Avenir Book" w:hAnsi="Avenir Book"/>
        </w:rPr>
        <w:t xml:space="preserve">. </w:t>
      </w:r>
      <w:r w:rsidR="00C84A5D"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w:t>
      </w:r>
      <w:ins w:id="7" w:author="Eleanor Brush" w:date="2014-05-14T13:39:00Z">
        <w:r w:rsidR="0066481A">
          <w:rPr>
            <w:rFonts w:ascii="Avenir Book" w:hAnsi="Avenir Book"/>
          </w:rPr>
          <w:t xml:space="preserve">use an integrodifference model to </w:t>
        </w:r>
      </w:ins>
      <w:r w:rsidR="00C42150" w:rsidRPr="003B1C03">
        <w:rPr>
          <w:rFonts w:ascii="Avenir Book" w:hAnsi="Avenir Book"/>
        </w:rPr>
        <w:t xml:space="preserve">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del w:id="8" w:author="Eleanor Brush" w:date="2014-05-14T13:39:00Z">
        <w:r w:rsidR="00CA1C7A" w:rsidDel="00963187">
          <w:rPr>
            <w:rFonts w:ascii="Avenir Book" w:hAnsi="Avenir Book"/>
          </w:rPr>
          <w:delText>, with an ecological modeling approach</w:delText>
        </w:r>
      </w:del>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w:t>
      </w:r>
      <w:ins w:id="9" w:author="Emma Fuller" w:date="2014-04-30T08:45:00Z">
        <w:r w:rsidR="009305ED">
          <w:rPr>
            <w:rFonts w:ascii="Avenir Book" w:hAnsi="Avenir Book"/>
          </w:rPr>
          <w:t>landscape</w:t>
        </w:r>
      </w:ins>
      <w:r w:rsidR="004F793F" w:rsidRPr="003B1C03">
        <w:rPr>
          <w:rFonts w:ascii="Avenir Book" w:hAnsi="Avenir Book"/>
        </w:rPr>
        <w:t xml:space="preserve">). </w:t>
      </w:r>
      <w:ins w:id="10" w:author="Eleanor Brush" w:date="2014-05-11T18:56:00Z">
        <w:r w:rsidR="007A2B2F">
          <w:rPr>
            <w:rFonts w:ascii="Avenir Book" w:hAnsi="Avenir Book"/>
          </w:rPr>
          <w:t>Our r</w:t>
        </w:r>
      </w:ins>
      <w:del w:id="11" w:author="Eleanor Brush" w:date="2014-05-11T18:56:00Z">
        <w:r w:rsidR="005F20CB" w:rsidRPr="003B1C03" w:rsidDel="007A2B2F">
          <w:rPr>
            <w:rFonts w:ascii="Avenir Book" w:hAnsi="Avenir Book"/>
          </w:rPr>
          <w:delText>R</w:delText>
        </w:r>
      </w:del>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12" w:author="Emma Fuller" w:date="2014-04-29T17:47:00Z">
        <w:r w:rsidR="00C21878">
          <w:rPr>
            <w:rFonts w:ascii="Avenir Book" w:hAnsi="Avenir Book"/>
          </w:rPr>
          <w:t xml:space="preserve">together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ins w:id="13" w:author="Eleanor Brush" w:date="2014-05-11T18:57:00Z">
        <w:r w:rsidR="007A2B2F">
          <w:rPr>
            <w:rFonts w:ascii="Avenir Book" w:hAnsi="Avenir Book"/>
          </w:rPr>
          <w:t>.  We find</w:t>
        </w:r>
      </w:ins>
      <w:del w:id="14" w:author="Eleanor Brush" w:date="2014-05-11T18:57:00Z">
        <w:r w:rsidR="00DF12C1" w:rsidRPr="003B1C03" w:rsidDel="007A2B2F">
          <w:rPr>
            <w:rFonts w:ascii="Avenir Book" w:hAnsi="Avenir Book"/>
          </w:rPr>
          <w:delText>, but</w:delText>
        </w:r>
      </w:del>
      <w:r w:rsidR="00DF12C1" w:rsidRPr="003B1C03">
        <w:rPr>
          <w:rFonts w:ascii="Avenir Book" w:hAnsi="Avenir Book"/>
        </w:rPr>
        <w:t xml:space="preserve"> that </w:t>
      </w:r>
      <w:ins w:id="15" w:author="Emma Fuller" w:date="2014-04-29T17:47:00Z">
        <w:r w:rsidR="00C21878">
          <w:rPr>
            <w:rFonts w:ascii="Avenir Book" w:hAnsi="Avenir Book"/>
          </w:rPr>
          <w:t xml:space="preserve">the </w:t>
        </w:r>
      </w:ins>
      <w:ins w:id="16" w:author="Emma Fuller" w:date="2014-04-29T17:46:00Z">
        <w:r w:rsidR="00C21878">
          <w:rPr>
            <w:rFonts w:ascii="Avenir Book" w:hAnsi="Avenir Book"/>
          </w:rPr>
          <w:t>exact rate</w:t>
        </w:r>
        <w:del w:id="17" w:author="Eleanor Brush" w:date="2014-05-11T18:58:00Z">
          <w:r w:rsidR="00C21878" w:rsidDel="007B1D83">
            <w:rPr>
              <w:rFonts w:ascii="Avenir Book" w:hAnsi="Avenir Book"/>
            </w:rPr>
            <w:delText>s</w:delText>
          </w:r>
        </w:del>
        <w:r w:rsidR="00C21878">
          <w:rPr>
            <w:rFonts w:ascii="Avenir Book" w:hAnsi="Avenir Book"/>
          </w:rPr>
          <w:t xml:space="preserve"> of </w:t>
        </w:r>
        <w:del w:id="18" w:author="Eleanor Brush" w:date="2014-05-11T18:57:00Z">
          <w:r w:rsidR="00C21878" w:rsidDel="007A2B2F">
            <w:rPr>
              <w:rFonts w:ascii="Avenir Book" w:hAnsi="Avenir Book"/>
            </w:rPr>
            <w:delText>these</w:delText>
          </w:r>
        </w:del>
      </w:ins>
      <w:ins w:id="19" w:author="Eleanor Brush" w:date="2014-05-11T18:57:00Z">
        <w:r w:rsidR="007A2B2F">
          <w:rPr>
            <w:rFonts w:ascii="Avenir Book" w:hAnsi="Avenir Book"/>
          </w:rPr>
          <w:t>each</w:t>
        </w:r>
      </w:ins>
      <w:ins w:id="20" w:author="Emma Fuller" w:date="2014-04-29T17:46:00Z">
        <w:r w:rsidR="00C21878">
          <w:rPr>
            <w:rFonts w:ascii="Avenir Book" w:hAnsi="Avenir Book"/>
          </w:rPr>
          <w:t xml:space="preserve"> stressor</w:t>
        </w:r>
        <w:del w:id="21" w:author="Eleanor Brush" w:date="2014-05-11T18:58:00Z">
          <w:r w:rsidR="00C21878" w:rsidDel="007A2B2F">
            <w:rPr>
              <w:rFonts w:ascii="Avenir Book" w:hAnsi="Avenir Book"/>
            </w:rPr>
            <w:delText>s</w:delText>
          </w:r>
        </w:del>
      </w:ins>
      <w:r w:rsidR="00575C48" w:rsidRPr="003B1C03">
        <w:rPr>
          <w:rFonts w:ascii="Avenir Book" w:hAnsi="Avenir Book"/>
        </w:rPr>
        <w:t xml:space="preserve"> </w:t>
      </w:r>
      <w:ins w:id="22" w:author="Eleanor Brush" w:date="2014-05-11T18:57:00Z">
        <w:r w:rsidR="007A2B2F">
          <w:rPr>
            <w:rFonts w:ascii="Avenir Book" w:hAnsi="Avenir Book"/>
          </w:rPr>
          <w:t xml:space="preserve">needed to drive the population extinct </w:t>
        </w:r>
      </w:ins>
      <w:ins w:id="23" w:author="Eleanor Brush" w:date="2014-05-11T18:58:00Z">
        <w:r w:rsidR="007B1D83">
          <w:rPr>
            <w:rFonts w:ascii="Avenir Book" w:hAnsi="Avenir Book"/>
          </w:rPr>
          <w:t xml:space="preserve">decreases </w:t>
        </w:r>
      </w:ins>
      <w:ins w:id="24" w:author="Eleanor Brush" w:date="2014-05-11T18:59:00Z">
        <w:r w:rsidR="007B1D83">
          <w:rPr>
            <w:rFonts w:ascii="Avenir Book" w:hAnsi="Avenir Book"/>
          </w:rPr>
          <w:t xml:space="preserve">as the other stressor increases and that these critical rates </w:t>
        </w:r>
      </w:ins>
      <w:r w:rsidR="00575C48" w:rsidRPr="003B1C03">
        <w:rPr>
          <w:rFonts w:ascii="Avenir Book" w:hAnsi="Avenir Book"/>
        </w:rPr>
        <w:t xml:space="preserve">depend on the growth rate and dispersal kernel of the population. </w:t>
      </w:r>
      <w:r w:rsidR="005F20CB" w:rsidRPr="003B1C03">
        <w:rPr>
          <w:rFonts w:ascii="Avenir Book" w:hAnsi="Avenir Book"/>
        </w:rPr>
        <w:t xml:space="preserve">We also find that </w:t>
      </w:r>
      <w:ins w:id="25" w:author="Eleanor Brush" w:date="2014-05-11T18:49:00Z">
        <w:r w:rsidR="00D848A4">
          <w:rPr>
            <w:rFonts w:ascii="Avenir Book" w:hAnsi="Avenir Book"/>
          </w:rPr>
          <w:t xml:space="preserve">the declines in biomass caused by </w:t>
        </w:r>
      </w:ins>
      <w:r w:rsidR="005F20CB" w:rsidRPr="003B1C03">
        <w:rPr>
          <w:rFonts w:ascii="Avenir Book" w:hAnsi="Avenir Book"/>
        </w:rPr>
        <w:t>climate velocity and fishing</w:t>
      </w:r>
      <w:r w:rsidR="00575C48" w:rsidRPr="003B1C03">
        <w:rPr>
          <w:rFonts w:ascii="Avenir Book" w:hAnsi="Avenir Book"/>
        </w:rPr>
        <w:t xml:space="preserve"> </w:t>
      </w:r>
      <w:del w:id="26" w:author="Eleanor Brush" w:date="2014-05-11T18:50:00Z">
        <w:r w:rsidR="00575C48" w:rsidRPr="003B1C03" w:rsidDel="00D848A4">
          <w:rPr>
            <w:rFonts w:ascii="Avenir Book" w:hAnsi="Avenir Book"/>
          </w:rPr>
          <w:delText>interact nearly additively</w:delText>
        </w:r>
        <w:r w:rsidR="00C03EFA" w:rsidRPr="003B1C03" w:rsidDel="00D848A4">
          <w:rPr>
            <w:rFonts w:ascii="Avenir Book" w:hAnsi="Avenir Book"/>
          </w:rPr>
          <w:delText>, but</w:delText>
        </w:r>
      </w:del>
      <w:ins w:id="27" w:author="Eleanor Brush" w:date="2014-05-11T18:50:00Z">
        <w:r w:rsidR="00D848A4">
          <w:rPr>
            <w:rFonts w:ascii="Avenir Book" w:hAnsi="Avenir Book"/>
          </w:rPr>
          <w:t>are at most slightly greater than the sum of the declines caused by either stressor individually and</w:t>
        </w:r>
      </w:ins>
      <w:r w:rsidR="00C03EFA" w:rsidRPr="003B1C03">
        <w:rPr>
          <w:rFonts w:ascii="Avenir Book" w:hAnsi="Avenir Book"/>
        </w:rPr>
        <w:t xml:space="preserve">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28" w:name="introduction"/>
      <w:r w:rsidRPr="003B1C03">
        <w:rPr>
          <w:rFonts w:ascii="Avenir Book" w:hAnsi="Avenir Book"/>
          <w:color w:val="auto"/>
        </w:rPr>
        <w:t>Introduction</w:t>
      </w:r>
    </w:p>
    <w:bookmarkEnd w:id="28"/>
    <w:p w14:paraId="16F06C26" w14:textId="778F3FA2" w:rsidR="00917458" w:rsidRPr="003B1C03" w:rsidRDefault="00E27CB0" w:rsidP="00AD2D55">
      <w:pPr>
        <w:spacing w:line="480" w:lineRule="auto"/>
        <w:rPr>
          <w:rFonts w:ascii="Avenir Book" w:hAnsi="Avenir Book"/>
        </w:rPr>
      </w:pPr>
      <w:r>
        <w:rPr>
          <w:rFonts w:ascii="Avenir Book" w:hAnsi="Avenir Book"/>
        </w:rPr>
        <w:t>There are many</w:t>
      </w:r>
      <w:r w:rsidR="00575C48" w:rsidRPr="003B1C03">
        <w:rPr>
          <w:rFonts w:ascii="Avenir Book" w:hAnsi="Avenir Book"/>
        </w:rPr>
        <w:t xml:space="preserve"> stressors </w:t>
      </w:r>
      <w:r>
        <w:rPr>
          <w:rFonts w:ascii="Avenir Book" w:hAnsi="Avenir Book"/>
        </w:rPr>
        <w:t xml:space="preserve">that </w:t>
      </w:r>
      <w:r w:rsidR="00575C48" w:rsidRPr="003B1C03">
        <w:rPr>
          <w:rFonts w:ascii="Avenir Book" w:hAnsi="Avenir Book"/>
        </w:rPr>
        <w:t xml:space="preserve">can disturb an ecosystem, and ecologists have </w:t>
      </w:r>
      <w:r>
        <w:rPr>
          <w:rFonts w:ascii="Avenir Book" w:hAnsi="Avenir Book"/>
        </w:rPr>
        <w:t xml:space="preserve">long </w:t>
      </w:r>
      <w:r w:rsidR="00575C48" w:rsidRPr="003B1C03">
        <w:rPr>
          <w:rFonts w:ascii="Avenir Book" w:hAnsi="Avenir Book"/>
        </w:rPr>
        <w:t xml:space="preserve">quantified the consequences of </w:t>
      </w:r>
      <w:r>
        <w:rPr>
          <w:rFonts w:ascii="Avenir Book" w:hAnsi="Avenir Book"/>
        </w:rPr>
        <w:t>individual</w:t>
      </w:r>
      <w:r w:rsidR="00575C48"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w:t>
      </w:r>
      <w:r>
        <w:rPr>
          <w:rFonts w:ascii="Avenir Book" w:hAnsi="Avenir Book"/>
        </w:rPr>
        <w:lastRenderedPageBreak/>
        <w:t>(</w:t>
      </w:r>
      <w:r w:rsidRPr="003B1C03">
        <w:rPr>
          <w:rFonts w:ascii="Avenir Book" w:hAnsi="Avenir Book"/>
        </w:rPr>
        <w:t>Crain, Kroeker, and Halpern 2008; Darling and Côté 2008</w:t>
      </w:r>
      <w:r>
        <w:rPr>
          <w:rFonts w:ascii="Avenir Book" w:hAnsi="Avenir Book"/>
        </w:rPr>
        <w:t>)</w:t>
      </w:r>
      <w:r w:rsidR="00575C48"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w:t>
      </w:r>
      <w:r w:rsidR="00575C48" w:rsidRPr="003B1C03">
        <w:rPr>
          <w:rFonts w:ascii="Avenir Book" w:hAnsi="Avenir Book"/>
        </w:rPr>
        <w:t xml:space="preserve">may amplify the 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r>
        <w:rPr>
          <w:rFonts w:ascii="Avenir Book" w:hAnsi="Avenir Book"/>
        </w:rPr>
        <w:t xml:space="preserve">individual </w:t>
      </w:r>
      <w:r w:rsidR="00575C48" w:rsidRPr="003B1C03">
        <w:rPr>
          <w:rFonts w:ascii="Avenir Book" w:hAnsi="Avenir Book"/>
        </w:rPr>
        <w:t xml:space="preserve">impacts </w:t>
      </w:r>
      <w:ins w:id="29" w:author="Emma Fuller" w:date="2014-04-29T17:48:00Z">
        <w:r w:rsidR="00C21878">
          <w:rPr>
            <w:rFonts w:ascii="Avenir Book" w:hAnsi="Avenir Book"/>
          </w:rPr>
          <w:t>would suggest otherwise</w:t>
        </w:r>
      </w:ins>
      <w:r w:rsidR="00575C48" w:rsidRPr="003B1C03">
        <w:rPr>
          <w:rFonts w:ascii="Avenir Book" w:hAnsi="Avenir Book"/>
        </w:rPr>
        <w:t xml:space="preserve">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(Doak and Morris 2010; Fordham et al. 2013; Folt et al. 1999).</w:t>
      </w:r>
    </w:p>
    <w:p w14:paraId="7FCE0798" w14:textId="188C9D48" w:rsidR="00EC2ADB" w:rsidRDefault="00575C48" w:rsidP="00AD2D55">
      <w:pPr>
        <w:spacing w:line="480" w:lineRule="auto"/>
        <w:rPr>
          <w:rFonts w:ascii="Avenir Book" w:hAnsi="Avenir Book"/>
        </w:rPr>
      </w:pPr>
      <w:r w:rsidRPr="003B1C03">
        <w:rPr>
          <w:rFonts w:ascii="Avenir Book" w:hAnsi="Avenir Book"/>
        </w:rPr>
        <w:t xml:space="preserve">Climate change and </w:t>
      </w:r>
      <w:r w:rsidR="00F33639">
        <w:rPr>
          <w:rFonts w:ascii="Avenir Book" w:hAnsi="Avenir Book"/>
        </w:rPr>
        <w:t>harvesting</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r w:rsidR="00E27CB0">
        <w:rPr>
          <w:rFonts w:ascii="Avenir Book" w:hAnsi="Avenir Book"/>
        </w:rPr>
        <w:t xml:space="preserve">marine </w:t>
      </w:r>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 xml:space="preserve">Milner-Gulland and Bennet 2003; </w:t>
      </w:r>
      <w:r w:rsidR="00827C28">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ins w:id="30" w:author="Eleanor Brush" w:date="2014-05-11T19:04:00Z">
        <w:r w:rsidR="00151E3F">
          <w:rPr>
            <w:rFonts w:ascii="Avenir Book" w:hAnsi="Avenir Book"/>
          </w:rPr>
          <w:t>One effect of climate change is that isotherms move across a landscape, with a rate and direction referred to as climate velocity</w:t>
        </w:r>
      </w:ins>
      <w:ins w:id="31" w:author="Eleanor Brush" w:date="2014-05-11T19:05:00Z">
        <w:r w:rsidR="00151E3F">
          <w:rPr>
            <w:rFonts w:ascii="Avenir Book" w:hAnsi="Avenir Book"/>
          </w:rPr>
          <w:t xml:space="preserve"> </w:t>
        </w:r>
      </w:ins>
      <w:moveToRangeStart w:id="32" w:author="Eleanor Brush" w:date="2014-05-11T19:05:00Z" w:name="move261454468"/>
      <w:moveTo w:id="33" w:author="Eleanor Brush" w:date="2014-05-11T19:05:00Z">
        <w:r w:rsidR="00151E3F" w:rsidRPr="00827C28">
          <w:rPr>
            <w:rFonts w:ascii="Avenir Book" w:hAnsi="Avenir Book"/>
          </w:rPr>
          <w:t>(Loarie et al. 2009; Burrows et al. 2011)</w:t>
        </w:r>
      </w:moveTo>
      <w:moveToRangeEnd w:id="32"/>
      <w:ins w:id="34" w:author="Eleanor Brush" w:date="2014-05-11T19:05:00Z">
        <w:r w:rsidR="00151E3F">
          <w:rPr>
            <w:rFonts w:ascii="Avenir Book" w:hAnsi="Avenir Book"/>
          </w:rPr>
          <w:t xml:space="preserve">. </w:t>
        </w:r>
      </w:ins>
      <w:ins w:id="35" w:author="Eleanor Brush" w:date="2014-05-11T19:04:00Z">
        <w:r w:rsidR="00151E3F">
          <w:rPr>
            <w:rFonts w:ascii="Avenir Book" w:hAnsi="Avenir Book"/>
          </w:rPr>
          <w:t xml:space="preserve"> </w:t>
        </w:r>
      </w:ins>
      <w:ins w:id="36" w:author="Emma Fuller" w:date="2014-04-30T08:49:00Z">
        <w:del w:id="37" w:author="Eleanor Brush" w:date="2014-05-11T19:02:00Z">
          <w:r w:rsidR="00F33639" w:rsidDel="00151E3F">
            <w:rPr>
              <w:rFonts w:ascii="Avenir Book" w:hAnsi="Avenir Book"/>
            </w:rPr>
            <w:delText>We know m</w:delText>
          </w:r>
        </w:del>
      </w:ins>
      <w:ins w:id="38" w:author="Eleanor Brush" w:date="2014-05-11T19:02:00Z">
        <w:r w:rsidR="00151E3F">
          <w:rPr>
            <w:rFonts w:ascii="Avenir Book" w:hAnsi="Avenir Book"/>
          </w:rPr>
          <w:t>M</w:t>
        </w:r>
      </w:ins>
      <w:ins w:id="39" w:author="Emma Fuller" w:date="2014-04-30T08:49:00Z">
        <w:r w:rsidR="00F33639" w:rsidRPr="00827C28">
          <w:rPr>
            <w:rFonts w:ascii="Avenir Book" w:hAnsi="Avenir Book"/>
          </w:rPr>
          <w:t xml:space="preserve">arine </w:t>
        </w:r>
      </w:ins>
      <w:r w:rsidR="00F4190C" w:rsidRPr="00827C28">
        <w:rPr>
          <w:rFonts w:ascii="Avenir Book" w:hAnsi="Avenir Book"/>
        </w:rPr>
        <w:t xml:space="preserve">and terrestrial </w:t>
      </w:r>
      <w:ins w:id="40" w:author="Eleanor Brush" w:date="2014-05-11T19:02:00Z">
        <w:r w:rsidR="00151E3F">
          <w:rPr>
            <w:rFonts w:ascii="Avenir Book" w:hAnsi="Avenir Book"/>
          </w:rPr>
          <w:t xml:space="preserve">population </w:t>
        </w:r>
      </w:ins>
      <w:ins w:id="41" w:author="Emma Fuller" w:date="2014-04-29T17:50:00Z">
        <w:r w:rsidR="00634756">
          <w:rPr>
            <w:rFonts w:ascii="Avenir Book" w:hAnsi="Avenir Book"/>
          </w:rPr>
          <w:t>distributions shift</w:t>
        </w:r>
      </w:ins>
      <w:r w:rsidRPr="00827C28">
        <w:rPr>
          <w:rFonts w:ascii="Avenir Book" w:hAnsi="Avenir Book"/>
        </w:rPr>
        <w:t xml:space="preserve"> in response to climate change (Perry et al. 2005; </w:t>
      </w:r>
      <w:r w:rsidR="00B876C7" w:rsidRPr="00827C28">
        <w:rPr>
          <w:rFonts w:ascii="Avenir Book" w:hAnsi="Avenir Book"/>
        </w:rPr>
        <w:t xml:space="preserve">Chen et al. 2011; </w:t>
      </w:r>
      <w:r w:rsidR="00AD2D55" w:rsidRPr="00827C28">
        <w:rPr>
          <w:rFonts w:ascii="Avenir Book" w:hAnsi="Avenir Book"/>
        </w:rPr>
        <w:t>Pinsky et al. 2013</w:t>
      </w:r>
      <w:r w:rsidR="00AD2D55" w:rsidRPr="003B1C03">
        <w:rPr>
          <w:rFonts w:ascii="Avenir Book" w:hAnsi="Avenir Book"/>
        </w:rPr>
        <w:t xml:space="preserve">) </w:t>
      </w:r>
      <w:ins w:id="42" w:author="Eleanor Brush" w:date="2014-05-11T19:10:00Z">
        <w:r w:rsidR="00585241">
          <w:rPr>
            <w:rFonts w:ascii="Avenir Book" w:hAnsi="Avenir Book"/>
          </w:rPr>
          <w:t xml:space="preserve">there is evidence that </w:t>
        </w:r>
      </w:ins>
      <w:ins w:id="43" w:author="Emma Fuller" w:date="2014-04-29T17:51:00Z">
        <w:del w:id="44" w:author="Eleanor Brush" w:date="2014-05-11T19:10:00Z">
          <w:r w:rsidR="00634756" w:rsidDel="00585241">
            <w:rPr>
              <w:rFonts w:ascii="Avenir Book" w:hAnsi="Avenir Book"/>
            </w:rPr>
            <w:delText>following gradients in climate velocities</w:delText>
          </w:r>
        </w:del>
      </w:ins>
      <w:del w:id="45" w:author="Eleanor Brush" w:date="2014-05-11T19:10:00Z">
        <w:r w:rsidRPr="003B1C03" w:rsidDel="00585241">
          <w:rPr>
            <w:rFonts w:ascii="Avenir Book" w:hAnsi="Avenir Book"/>
          </w:rPr>
          <w:delText xml:space="preserve"> (Kell, Pilling, and O’Brien 2005; Mackenzie et al. 2007)</w:delText>
        </w:r>
      </w:del>
      <w:ins w:id="46" w:author="Emma Fuller" w:date="2014-04-30T08:49:00Z">
        <w:del w:id="47" w:author="Eleanor Brush" w:date="2014-05-11T19:07:00Z">
          <w:r w:rsidR="00F33639" w:rsidDel="00151E3F">
            <w:rPr>
              <w:rFonts w:ascii="Avenir Book" w:hAnsi="Avenir Book"/>
            </w:rPr>
            <w:delText>,</w:delText>
          </w:r>
        </w:del>
        <w:del w:id="48" w:author="Eleanor Brush" w:date="2014-05-11T19:10:00Z">
          <w:r w:rsidR="00F33639" w:rsidDel="00585241">
            <w:rPr>
              <w:rFonts w:ascii="Avenir Book" w:hAnsi="Avenir Book"/>
            </w:rPr>
            <w:delText xml:space="preserve"> </w:delText>
          </w:r>
        </w:del>
        <w:del w:id="49" w:author="Eleanor Brush" w:date="2014-05-11T19:07:00Z">
          <w:r w:rsidR="00F33639" w:rsidDel="00151E3F">
            <w:rPr>
              <w:rFonts w:ascii="Avenir Book" w:hAnsi="Avenir Book"/>
            </w:rPr>
            <w:delText>where</w:delText>
          </w:r>
        </w:del>
      </w:ins>
      <w:del w:id="50" w:author="Eleanor Brush" w:date="2014-05-11T19:07:00Z">
        <w:r w:rsidRPr="003B1C03" w:rsidDel="00151E3F">
          <w:rPr>
            <w:rFonts w:ascii="Avenir Book" w:hAnsi="Avenir Book"/>
          </w:rPr>
          <w:delText xml:space="preserve"> </w:delText>
        </w:r>
      </w:del>
      <w:ins w:id="51" w:author="Emma Fuller" w:date="2014-04-30T08:49:00Z">
        <w:del w:id="52" w:author="Eleanor Brush" w:date="2014-05-11T19:07:00Z">
          <w:r w:rsidR="00F33639" w:rsidDel="00151E3F">
            <w:rPr>
              <w:rFonts w:ascii="Avenir Book" w:hAnsi="Avenir Book"/>
            </w:rPr>
            <w:delText>c</w:delText>
          </w:r>
          <w:r w:rsidR="00F33639" w:rsidRPr="00827C28" w:rsidDel="00151E3F">
            <w:rPr>
              <w:rFonts w:ascii="Avenir Book" w:hAnsi="Avenir Book"/>
            </w:rPr>
            <w:delText xml:space="preserve">limate </w:delText>
          </w:r>
        </w:del>
      </w:ins>
      <w:del w:id="53" w:author="Eleanor Brush" w:date="2014-05-11T19:07:00Z">
        <w:r w:rsidR="00137C74" w:rsidRPr="00827C28" w:rsidDel="00151E3F">
          <w:rPr>
            <w:rFonts w:ascii="Avenir Book" w:hAnsi="Avenir Book"/>
          </w:rPr>
          <w:delText>velocit</w:delText>
        </w:r>
      </w:del>
      <w:ins w:id="54" w:author="Emma Fuller" w:date="2014-04-29T17:52:00Z">
        <w:del w:id="55" w:author="Eleanor Brush" w:date="2014-05-11T19:07:00Z">
          <w:r w:rsidR="00634756" w:rsidDel="00151E3F">
            <w:rPr>
              <w:rFonts w:ascii="Avenir Book" w:hAnsi="Avenir Book"/>
            </w:rPr>
            <w:delText>ies</w:delText>
          </w:r>
        </w:del>
      </w:ins>
      <w:del w:id="56" w:author="Eleanor Brush" w:date="2014-05-11T19:07:00Z">
        <w:r w:rsidR="00137C74" w:rsidRPr="00827C28" w:rsidDel="00151E3F">
          <w:rPr>
            <w:rFonts w:ascii="Avenir Book" w:hAnsi="Avenir Book"/>
          </w:rPr>
          <w:delText xml:space="preserve"> </w:delText>
        </w:r>
      </w:del>
      <w:ins w:id="57" w:author="Emma Fuller" w:date="2014-04-29T17:52:00Z">
        <w:del w:id="58" w:author="Eleanor Brush" w:date="2014-05-11T19:07:00Z">
          <w:r w:rsidR="00634756" w:rsidDel="00151E3F">
            <w:rPr>
              <w:rFonts w:ascii="Avenir Book" w:hAnsi="Avenir Book"/>
            </w:rPr>
            <w:delText>are</w:delText>
          </w:r>
          <w:r w:rsidR="00634756" w:rsidRPr="00827C28" w:rsidDel="00151E3F">
            <w:rPr>
              <w:rFonts w:ascii="Avenir Book" w:hAnsi="Avenir Book"/>
            </w:rPr>
            <w:delText xml:space="preserve"> </w:delText>
          </w:r>
        </w:del>
      </w:ins>
      <w:del w:id="59" w:author="Eleanor Brush" w:date="2014-05-11T19:07:00Z">
        <w:r w:rsidR="00137C74" w:rsidRPr="00827C28" w:rsidDel="00151E3F">
          <w:rPr>
            <w:rFonts w:ascii="Avenir Book" w:hAnsi="Avenir Book"/>
          </w:rPr>
          <w:delText xml:space="preserve">the rate and direction that isotherms move across </w:delText>
        </w:r>
      </w:del>
      <w:ins w:id="60" w:author="Emma Fuller" w:date="2014-04-29T17:52:00Z">
        <w:del w:id="61" w:author="Eleanor Brush" w:date="2014-05-11T19:07:00Z">
          <w:r w:rsidR="00634756" w:rsidDel="00151E3F">
            <w:rPr>
              <w:rFonts w:ascii="Avenir Book" w:hAnsi="Avenir Book"/>
            </w:rPr>
            <w:delText>a given landscape</w:delText>
          </w:r>
        </w:del>
      </w:ins>
      <w:moveFromRangeStart w:id="62" w:author="Eleanor Brush" w:date="2014-05-11T19:05:00Z" w:name="move261454468"/>
      <w:moveFrom w:id="63" w:author="Eleanor Brush" w:date="2014-05-11T19:05:00Z">
        <w:del w:id="64" w:author="Eleanor Brush" w:date="2014-05-11T19:07:00Z">
          <w:r w:rsidR="00550D4E" w:rsidRPr="00827C28" w:rsidDel="00151E3F">
            <w:rPr>
              <w:rFonts w:ascii="Avenir Book" w:hAnsi="Avenir Book"/>
            </w:rPr>
            <w:delText xml:space="preserve"> (Loarie et al. 2009</w:delText>
          </w:r>
          <w:r w:rsidR="00137C74" w:rsidRPr="00827C28" w:rsidDel="00151E3F">
            <w:rPr>
              <w:rFonts w:ascii="Avenir Book" w:hAnsi="Avenir Book"/>
            </w:rPr>
            <w:delText>; Burrows et al. 2011)</w:delText>
          </w:r>
        </w:del>
      </w:moveFrom>
      <w:moveFromRangeEnd w:id="62"/>
      <w:del w:id="65" w:author="Eleanor Brush" w:date="2014-05-11T19:07:00Z">
        <w:r w:rsidR="00137C74" w:rsidRPr="00827C28" w:rsidDel="00151E3F">
          <w:rPr>
            <w:rFonts w:ascii="Avenir Book" w:hAnsi="Avenir Book"/>
          </w:rPr>
          <w:delText xml:space="preserve">, </w:delText>
        </w:r>
      </w:del>
      <w:del w:id="66" w:author="Eleanor Brush" w:date="2014-05-11T19:10:00Z">
        <w:r w:rsidR="00137C74" w:rsidRPr="00827C28" w:rsidDel="00585241">
          <w:rPr>
            <w:rFonts w:ascii="Avenir Book" w:hAnsi="Avenir Book"/>
          </w:rPr>
          <w:delText>and o</w:delText>
        </w:r>
        <w:r w:rsidR="00D06764" w:rsidRPr="00827C28" w:rsidDel="00585241">
          <w:rPr>
            <w:rFonts w:ascii="Avenir Book" w:hAnsi="Avenir Book"/>
          </w:rPr>
          <w:delText xml:space="preserve">bservations suggest that local </w:delText>
        </w:r>
      </w:del>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ins w:id="67" w:author="Eleanor Brush" w:date="2014-05-11T19:11:00Z">
        <w:r w:rsidR="00585241">
          <w:rPr>
            <w:rFonts w:ascii="Avenir Book" w:hAnsi="Avenir Book"/>
          </w:rPr>
          <w:t xml:space="preserve">can </w:t>
        </w:r>
      </w:ins>
      <w:r w:rsidR="00D06764" w:rsidRPr="00827C28">
        <w:rPr>
          <w:rFonts w:ascii="Avenir Book" w:hAnsi="Avenir Book"/>
        </w:rPr>
        <w:t xml:space="preserve">successfully explain </w:t>
      </w:r>
      <w:ins w:id="68" w:author="Eleanor Brush" w:date="2014-05-11T19:11:00Z">
        <w:r w:rsidR="00585241">
          <w:rPr>
            <w:rFonts w:ascii="Avenir Book" w:hAnsi="Avenir Book"/>
          </w:rPr>
          <w:t xml:space="preserve">these </w:t>
        </w:r>
      </w:ins>
      <w:r w:rsidR="00D06764" w:rsidRPr="00827C28">
        <w:rPr>
          <w:rFonts w:ascii="Avenir Book" w:hAnsi="Avenir Book"/>
        </w:rPr>
        <w:t>shifts</w:t>
      </w:r>
      <w:del w:id="69" w:author="Eleanor Brush" w:date="2014-05-11T19:11:00Z">
        <w:r w:rsidR="00D06764" w:rsidRPr="00827C28" w:rsidDel="00585241">
          <w:rPr>
            <w:rFonts w:ascii="Avenir Book" w:hAnsi="Avenir Book"/>
          </w:rPr>
          <w:delText xml:space="preserve"> in species distributions</w:delText>
        </w:r>
      </w:del>
      <w:ins w:id="70" w:author="Emma Fuller" w:date="2014-04-29T17:53:00Z">
        <w:r w:rsidR="00634756">
          <w:rPr>
            <w:rFonts w:ascii="Avenir Book" w:hAnsi="Avenir Book"/>
          </w:rPr>
          <w:t>, at least in the near past</w:t>
        </w:r>
      </w:ins>
      <w:r w:rsidR="00D06764" w:rsidRPr="00827C28">
        <w:rPr>
          <w:rFonts w:ascii="Avenir Book" w:hAnsi="Avenir Book"/>
        </w:rPr>
        <w:t xml:space="preserve"> (</w:t>
      </w:r>
      <w:ins w:id="71" w:author="Eleanor Brush" w:date="2014-05-11T19:10:00Z">
        <w:r w:rsidR="00585241" w:rsidRPr="003B1C03">
          <w:rPr>
            <w:rFonts w:ascii="Avenir Book" w:hAnsi="Avenir Book"/>
          </w:rPr>
          <w:t>Kell, Pilling, and O’Brien 2005; Mackenzie et al. 2007</w:t>
        </w:r>
        <w:r w:rsidR="00585241">
          <w:rPr>
            <w:rFonts w:ascii="Avenir Book" w:hAnsi="Avenir Book"/>
          </w:rPr>
          <w:t xml:space="preserve">; </w:t>
        </w:r>
      </w:ins>
      <w:r w:rsidR="00D06764" w:rsidRPr="00827C28">
        <w:rPr>
          <w:rFonts w:ascii="Avenir Book" w:hAnsi="Avenir Book"/>
        </w:rPr>
        <w:t>Pinsky et al. 2013).</w:t>
      </w:r>
      <w:r w:rsidR="00EC2ADB">
        <w:rPr>
          <w:rFonts w:ascii="Avenir Book" w:hAnsi="Avenir Book"/>
        </w:rPr>
        <w:t xml:space="preserve"> </w:t>
      </w:r>
      <w:ins w:id="72" w:author="Emma Fuller" w:date="2014-04-30T08:50:00Z">
        <w:r w:rsidR="00F33639" w:rsidDel="00F33639">
          <w:rPr>
            <w:rFonts w:ascii="Avenir Book" w:hAnsi="Avenir Book"/>
          </w:rPr>
          <w:t xml:space="preserve"> </w:t>
        </w:r>
      </w:ins>
    </w:p>
    <w:p w14:paraId="20719CC9" w14:textId="45A9EED6" w:rsidR="00917458" w:rsidRPr="00827C28" w:rsidRDefault="006A6D4F" w:rsidP="00AD2D55">
      <w:pPr>
        <w:spacing w:line="480" w:lineRule="auto"/>
        <w:rPr>
          <w:rFonts w:ascii="Avenir Book" w:hAnsi="Avenir Book"/>
        </w:rPr>
      </w:pPr>
      <w:ins w:id="73" w:author="Eleanor Brush" w:date="2014-05-11T19:09:00Z">
        <w:r>
          <w:rPr>
            <w:rFonts w:ascii="Avenir Book" w:hAnsi="Avenir Book"/>
          </w:rPr>
          <w:t>M</w:t>
        </w:r>
      </w:ins>
      <w:del w:id="74" w:author="Eleanor Brush" w:date="2014-05-11T19:09:00Z">
        <w:r w:rsidR="00FC7AE6" w:rsidDel="006A6D4F">
          <w:rPr>
            <w:rFonts w:ascii="Avenir Book" w:hAnsi="Avenir Book"/>
          </w:rPr>
          <w:delText>In addition</w:delText>
        </w:r>
        <w:r w:rsidR="00D06764" w:rsidRPr="00827C28" w:rsidDel="006A6D4F">
          <w:rPr>
            <w:rFonts w:ascii="Avenir Book" w:hAnsi="Avenir Book"/>
          </w:rPr>
          <w:delText xml:space="preserve">, </w:delText>
        </w:r>
      </w:del>
      <w:del w:id="75" w:author="Eleanor Brush" w:date="2014-05-11T19:08:00Z">
        <w:r w:rsidR="00EC2ADB" w:rsidDel="00151E3F">
          <w:rPr>
            <w:rFonts w:ascii="Avenir Book" w:hAnsi="Avenir Book"/>
          </w:rPr>
          <w:delText xml:space="preserve">however, </w:delText>
        </w:r>
      </w:del>
      <w:del w:id="76" w:author="Eleanor Brush" w:date="2014-05-11T19:09:00Z">
        <w:r w:rsidR="006D78A7" w:rsidRPr="00A53F62" w:rsidDel="006A6D4F">
          <w:rPr>
            <w:rFonts w:ascii="Avenir Book" w:hAnsi="Avenir Book"/>
          </w:rPr>
          <w:delText>m</w:delText>
        </w:r>
      </w:del>
      <w:r w:rsidR="006D78A7" w:rsidRPr="00A53F62">
        <w:rPr>
          <w:rFonts w:ascii="Avenir Book" w:hAnsi="Avenir Book"/>
        </w:rPr>
        <w:t xml:space="preserve">any of </w:t>
      </w:r>
      <w:r w:rsidR="00D06764" w:rsidRPr="00BE1D72">
        <w:rPr>
          <w:rFonts w:ascii="Avenir Book" w:hAnsi="Avenir Book"/>
        </w:rPr>
        <w:t>t</w:t>
      </w:r>
      <w:r w:rsidR="00575C48" w:rsidRPr="008F2B52">
        <w:rPr>
          <w:rFonts w:ascii="Avenir Book" w:hAnsi="Avenir Book"/>
        </w:rPr>
        <w:t xml:space="preserve">hese shifting species are </w:t>
      </w:r>
      <w:ins w:id="77" w:author="Eleanor Brush" w:date="2014-05-11T19:09:00Z">
        <w:r>
          <w:rPr>
            <w:rFonts w:ascii="Avenir Book" w:hAnsi="Avenir Book"/>
          </w:rPr>
          <w:t xml:space="preserve">also </w:t>
        </w:r>
      </w:ins>
      <w:r w:rsidR="00575C48" w:rsidRPr="008F2B52">
        <w:rPr>
          <w:rFonts w:ascii="Avenir Book" w:hAnsi="Avenir Book"/>
        </w:rPr>
        <w:t xml:space="preserve">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w:t>
      </w:r>
      <w:ins w:id="78" w:author="Eleanor Brush" w:date="2014-05-11T19:09:00Z">
        <w:r>
          <w:rPr>
            <w:rFonts w:ascii="Avenir Book" w:hAnsi="Avenir Book"/>
          </w:rPr>
          <w:t xml:space="preserve">the introduction of </w:t>
        </w:r>
      </w:ins>
      <w:r w:rsidR="00575C48" w:rsidRPr="003B1C03">
        <w:rPr>
          <w:rFonts w:ascii="Avenir Book" w:hAnsi="Avenir Book"/>
        </w:rPr>
        <w:t>invasive species</w:t>
      </w:r>
      <w:r w:rsidR="00EC2ADB">
        <w:rPr>
          <w:rFonts w:ascii="Avenir Book" w:hAnsi="Avenir Book"/>
        </w:rPr>
        <w:t>, and other stressors</w:t>
      </w:r>
      <w:r w:rsidR="00575C48" w:rsidRPr="003B1C03">
        <w:rPr>
          <w:rFonts w:ascii="Avenir Book" w:hAnsi="Avenir Book"/>
        </w:rPr>
        <w:t xml:space="preserve"> (Wilcove et al. 1998; Sala 2000). </w:t>
      </w:r>
      <w:ins w:id="79" w:author="Eleanor Brush" w:date="2014-05-11T19:15:00Z">
        <w:r w:rsidR="000D7FDE">
          <w:rPr>
            <w:rFonts w:ascii="Avenir Book" w:hAnsi="Avenir Book"/>
          </w:rPr>
          <w:t xml:space="preserve">There is therefore great potential for synergistic interactions </w:t>
        </w:r>
        <w:r w:rsidR="000D7FDE">
          <w:rPr>
            <w:rFonts w:ascii="Avenir Book" w:hAnsi="Avenir Book"/>
          </w:rPr>
          <w:lastRenderedPageBreak/>
          <w:t xml:space="preserve">between the effects of </w:t>
        </w:r>
        <w:r w:rsidR="00BE29F1">
          <w:rPr>
            <w:rFonts w:ascii="Avenir Book" w:hAnsi="Avenir Book"/>
          </w:rPr>
          <w:t>climate change</w:t>
        </w:r>
        <w:r w:rsidR="000D7FDE">
          <w:rPr>
            <w:rFonts w:ascii="Avenir Book" w:hAnsi="Avenir Book"/>
          </w:rPr>
          <w:t xml:space="preserve"> and these other stressors.  </w:t>
        </w:r>
      </w:ins>
      <w:ins w:id="80" w:author="Eleanor Brush" w:date="2014-05-11T19:58:00Z">
        <w:r w:rsidR="00BE29F1">
          <w:rPr>
            <w:rFonts w:ascii="Avenir Book" w:hAnsi="Avenir Book"/>
          </w:rPr>
          <w:t>S</w:t>
        </w:r>
        <w:r w:rsidR="00BE29F1" w:rsidRPr="00827C28">
          <w:rPr>
            <w:rFonts w:ascii="Avenir Book" w:hAnsi="Avenir Book"/>
          </w:rPr>
          <w:t>ynergistic interactions between warming temperatures</w:t>
        </w:r>
        <w:r w:rsidR="00BE29F1">
          <w:rPr>
            <w:rFonts w:ascii="Avenir Book" w:hAnsi="Avenir Book"/>
          </w:rPr>
          <w:t xml:space="preserve">, one of the most well studied effects of climate change, and </w:t>
        </w:r>
        <w:r w:rsidR="00BE29F1" w:rsidRPr="00827C28">
          <w:rPr>
            <w:rFonts w:ascii="Avenir Book" w:hAnsi="Avenir Book"/>
          </w:rPr>
          <w:t>harvesting have been identified in microcosm experiments (Mora et al. 2007).</w:t>
        </w:r>
        <w:r w:rsidR="00BE29F1">
          <w:rPr>
            <w:rFonts w:ascii="Avenir Book" w:hAnsi="Avenir Book"/>
          </w:rPr>
          <w:t xml:space="preserve">  </w:t>
        </w:r>
      </w:ins>
      <w:ins w:id="81" w:author="Eleanor Brush" w:date="2014-05-13T10:46:00Z">
        <w:r w:rsidR="00FE6284">
          <w:rPr>
            <w:rFonts w:ascii="Avenir Book" w:hAnsi="Avenir Book"/>
          </w:rPr>
          <w:t>T</w:t>
        </w:r>
      </w:ins>
      <w:ins w:id="82" w:author="Eleanor Brush" w:date="2014-05-11T19:59:00Z">
        <w:r w:rsidR="000C74C5">
          <w:rPr>
            <w:rFonts w:ascii="Avenir Book" w:hAnsi="Avenir Book"/>
          </w:rPr>
          <w:t xml:space="preserve">here is </w:t>
        </w:r>
      </w:ins>
      <w:ins w:id="83" w:author="Eleanor Brush" w:date="2014-05-13T10:46:00Z">
        <w:r w:rsidR="00FE6284">
          <w:rPr>
            <w:rFonts w:ascii="Avenir Book" w:hAnsi="Avenir Book"/>
          </w:rPr>
          <w:t xml:space="preserve">also </w:t>
        </w:r>
      </w:ins>
      <w:ins w:id="84" w:author="Eleanor Brush" w:date="2014-05-11T19:59:00Z">
        <w:r w:rsidR="000C74C5">
          <w:rPr>
            <w:rFonts w:ascii="Avenir Book" w:hAnsi="Avenir Book"/>
          </w:rPr>
          <w:t xml:space="preserve">empirical evidence </w:t>
        </w:r>
      </w:ins>
      <w:del w:id="85" w:author="Eleanor Brush" w:date="2014-05-11T19:59:00Z">
        <w:r w:rsidR="00575C48" w:rsidRPr="003B1C03" w:rsidDel="000C74C5">
          <w:rPr>
            <w:rFonts w:ascii="Avenir Book" w:hAnsi="Avenir Book"/>
          </w:rPr>
          <w:delText xml:space="preserve">Previous empirical work has </w:delText>
        </w:r>
        <w:r w:rsidR="00EC2ADB" w:rsidDel="000C74C5">
          <w:rPr>
            <w:rFonts w:ascii="Avenir Book" w:hAnsi="Avenir Book"/>
          </w:rPr>
          <w:delText xml:space="preserve">argued </w:delText>
        </w:r>
      </w:del>
      <w:r w:rsidR="00EC2ADB">
        <w:rPr>
          <w:rFonts w:ascii="Avenir Book" w:hAnsi="Avenir Book"/>
        </w:rPr>
        <w:t xml:space="preserve">that overfishing </w:t>
      </w:r>
      <w:ins w:id="86" w:author="Eleanor Brush" w:date="2014-05-13T10:53:00Z">
        <w:r w:rsidR="00ED48DA">
          <w:rPr>
            <w:rFonts w:ascii="Avenir Book" w:hAnsi="Avenir Book"/>
          </w:rPr>
          <w:t xml:space="preserve">can </w:t>
        </w:r>
      </w:ins>
      <w:del w:id="87" w:author="Eleanor Brush" w:date="2014-05-13T10:53:00Z">
        <w:r w:rsidR="00EC2ADB" w:rsidDel="00ED48DA">
          <w:rPr>
            <w:rFonts w:ascii="Avenir Book" w:hAnsi="Avenir Book"/>
          </w:rPr>
          <w:delText>can hasten</w:delText>
        </w:r>
        <w:r w:rsidR="00EC2ADB" w:rsidRPr="003B1C03" w:rsidDel="00ED48DA">
          <w:rPr>
            <w:rFonts w:ascii="Avenir Book" w:hAnsi="Avenir Book"/>
          </w:rPr>
          <w:delText xml:space="preserve"> </w:delText>
        </w:r>
      </w:del>
      <w:ins w:id="88" w:author="Eleanor Brush" w:date="2014-05-13T10:53:00Z">
        <w:r w:rsidR="00ED48DA">
          <w:rPr>
            <w:rFonts w:ascii="Avenir Book" w:hAnsi="Avenir Book"/>
          </w:rPr>
          <w:t xml:space="preserve">reduce an ecosystem’s resilience to </w:t>
        </w:r>
      </w:ins>
      <w:r w:rsidR="00EC2ADB" w:rsidRPr="003B1C03">
        <w:rPr>
          <w:rFonts w:ascii="Avenir Book" w:hAnsi="Avenir Book"/>
        </w:rPr>
        <w:t xml:space="preserve">temperature-driven range </w:t>
      </w:r>
      <w:del w:id="89" w:author="Eleanor Brush" w:date="2014-05-13T10:54:00Z">
        <w:r w:rsidR="00EC2ADB" w:rsidRPr="003B1C03" w:rsidDel="00ED48DA">
          <w:rPr>
            <w:rFonts w:ascii="Avenir Book" w:hAnsi="Avenir Book"/>
          </w:rPr>
          <w:delText>shifts</w:delText>
        </w:r>
        <w:r w:rsidR="00EC2ADB" w:rsidDel="00ED48DA">
          <w:rPr>
            <w:rFonts w:ascii="Avenir Book" w:hAnsi="Avenir Book"/>
          </w:rPr>
          <w:delText xml:space="preserve"> </w:delText>
        </w:r>
      </w:del>
      <w:ins w:id="90" w:author="Eleanor Brush" w:date="2014-05-13T10:54:00Z">
        <w:r w:rsidR="00ED48DA">
          <w:rPr>
            <w:rFonts w:ascii="Avenir Book" w:hAnsi="Avenir Book"/>
          </w:rPr>
          <w:t xml:space="preserve">expansions of an </w:t>
        </w:r>
      </w:ins>
      <w:ins w:id="91" w:author="Eleanor Brush" w:date="2014-05-13T10:55:00Z">
        <w:r w:rsidR="00ED48DA">
          <w:rPr>
            <w:rFonts w:ascii="Avenir Book" w:hAnsi="Avenir Book"/>
          </w:rPr>
          <w:t>previously</w:t>
        </w:r>
      </w:ins>
      <w:ins w:id="92" w:author="Eleanor Brush" w:date="2014-05-13T10:54:00Z">
        <w:r w:rsidR="00ED48DA">
          <w:rPr>
            <w:rFonts w:ascii="Avenir Book" w:hAnsi="Avenir Book"/>
          </w:rPr>
          <w:t xml:space="preserve"> absent herbivore </w:t>
        </w:r>
      </w:ins>
      <w:r w:rsidR="00EC2ADB">
        <w:rPr>
          <w:rFonts w:ascii="Avenir Book" w:hAnsi="Avenir Book"/>
        </w:rPr>
        <w:t xml:space="preserve">through </w:t>
      </w:r>
      <w:r w:rsidR="00575C48" w:rsidRPr="003B1C03">
        <w:rPr>
          <w:rFonts w:ascii="Avenir Book" w:hAnsi="Avenir Book"/>
        </w:rPr>
        <w:t>synergistic interactions (Ling et al. 2009)</w:t>
      </w:r>
      <w:r w:rsidR="00760330">
        <w:rPr>
          <w:rFonts w:ascii="Avenir Book" w:hAnsi="Avenir Book"/>
        </w:rPr>
        <w:t xml:space="preserve">. </w:t>
      </w:r>
      <w:del w:id="93" w:author="Eleanor Brush" w:date="2014-05-11T19:57:00Z">
        <w:r w:rsidR="00760330" w:rsidDel="00BE29F1">
          <w:rPr>
            <w:rFonts w:ascii="Avenir Book" w:hAnsi="Avenir Book"/>
          </w:rPr>
          <w:delText>S</w:delText>
        </w:r>
        <w:r w:rsidR="00575C48" w:rsidRPr="00827C28" w:rsidDel="00BE29F1">
          <w:rPr>
            <w:rFonts w:ascii="Avenir Book" w:hAnsi="Avenir Book"/>
          </w:rPr>
          <w:delText xml:space="preserve">ynergistic interactions between warming temperatures, harvesting and connectivity have </w:delText>
        </w:r>
        <w:r w:rsidR="00760330" w:rsidDel="00BE29F1">
          <w:rPr>
            <w:rFonts w:ascii="Avenir Book" w:hAnsi="Avenir Book"/>
          </w:rPr>
          <w:delText xml:space="preserve">also </w:delText>
        </w:r>
        <w:r w:rsidR="00575C48" w:rsidRPr="00827C28" w:rsidDel="00BE29F1">
          <w:rPr>
            <w:rFonts w:ascii="Avenir Book" w:hAnsi="Avenir Book"/>
          </w:rPr>
          <w:delText xml:space="preserve">been identified in microcosm experiments (Mora et al. 2007). </w:delText>
        </w:r>
      </w:del>
      <w:r w:rsidR="00575C48" w:rsidRPr="00827C28">
        <w:rPr>
          <w:rFonts w:ascii="Avenir Book" w:hAnsi="Avenir Book"/>
        </w:rPr>
        <w:t>This empirical work underscores the importance of understanding how range shifts and harvesting interact.</w:t>
      </w:r>
    </w:p>
    <w:p w14:paraId="4198A096" w14:textId="5265B636"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r w:rsidR="00871DB8">
        <w:rPr>
          <w:rFonts w:ascii="Avenir Book" w:hAnsi="Avenir Book"/>
        </w:rPr>
        <w:t>understanding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(Elith et al. 2006; Guisan and Thuiller 2005; Guisan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r w:rsidR="00EC2ADB">
        <w:rPr>
          <w:rFonts w:ascii="Avenir Book" w:hAnsi="Avenir Book"/>
        </w:rPr>
        <w:t xml:space="preserve">, </w:t>
      </w:r>
      <w:r w:rsidRPr="003B1C03">
        <w:rPr>
          <w:rFonts w:ascii="Avenir Book" w:hAnsi="Avenir Book"/>
        </w:rPr>
        <w:t>reproducti</w:t>
      </w:r>
      <w:r w:rsidR="00EC2ADB">
        <w:rPr>
          <w:rFonts w:ascii="Avenir Book" w:hAnsi="Avenir Book"/>
        </w:rPr>
        <w:t>on, and other</w:t>
      </w:r>
      <w:r w:rsidRPr="003B1C03">
        <w:rPr>
          <w:rFonts w:ascii="Avenir Book" w:hAnsi="Avenir Book"/>
        </w:rPr>
        <w:t xml:space="preserve"> processes </w:t>
      </w:r>
      <w:r w:rsidR="00EC2ADB">
        <w:rPr>
          <w:rFonts w:ascii="Avenir Book" w:hAnsi="Avenir Book"/>
        </w:rPr>
        <w:t xml:space="preserve">important for determine population dynamics </w:t>
      </w:r>
      <w:r w:rsidRPr="003B1C03">
        <w:rPr>
          <w:rFonts w:ascii="Avenir Book" w:hAnsi="Avenir Book"/>
        </w:rPr>
        <w:t xml:space="preserve">(Kearney and Porter 2009; Zarnetske, Skelly, and Urban 2012; Robinson et al. 2011). Recent work on range shifts has addressed some of these gaps by explicitly including dispersal and reproduction (Berestycki et al. 2009; Zhou and Kot 2011). </w:t>
      </w:r>
      <w:ins w:id="94" w:author="Eleanor Brush" w:date="2014-05-14T13:31:00Z">
        <w:r w:rsidR="00BA66CD">
          <w:rPr>
            <w:rFonts w:ascii="Avenir Book" w:hAnsi="Avenir Book"/>
          </w:rPr>
          <w:t xml:space="preserve">In </w:t>
        </w:r>
      </w:ins>
      <w:ins w:id="95" w:author="Eleanor Brush" w:date="2014-05-14T13:32:00Z">
        <w:r w:rsidR="00BA66CD">
          <w:rPr>
            <w:rFonts w:ascii="Avenir Book" w:hAnsi="Avenir Book"/>
          </w:rPr>
          <w:t xml:space="preserve">these models, the region in which the population can survive, because of suitable temperatures for example, is shifting in space. </w:t>
        </w:r>
      </w:ins>
      <w:ins w:id="96" w:author="Eleanor Brush" w:date="2014-05-14T13:33:00Z">
        <w:r w:rsidR="00BA66CD">
          <w:rPr>
            <w:rFonts w:ascii="Avenir Book" w:hAnsi="Avenir Book"/>
          </w:rPr>
          <w:t xml:space="preserve">Similar models have been applied to the study of how populations can persist despite the tendency for their larval offspring to be swept downstream (Byers and Pringle </w:t>
        </w:r>
      </w:ins>
      <w:ins w:id="97" w:author="Eleanor Brush" w:date="2014-05-14T13:34:00Z">
        <w:r w:rsidR="00BA66CD">
          <w:rPr>
            <w:rFonts w:ascii="Avenir Book" w:hAnsi="Avenir Book"/>
          </w:rPr>
          <w:t>2006).</w:t>
        </w:r>
      </w:ins>
      <w:ins w:id="98" w:author="Eleanor Brush" w:date="2014-05-14T13:32:00Z">
        <w:r w:rsidR="00BA66CD">
          <w:rPr>
            <w:rFonts w:ascii="Avenir Book" w:hAnsi="Avenir Book"/>
          </w:rPr>
          <w:t xml:space="preserve"> </w:t>
        </w:r>
      </w:ins>
      <w:del w:id="99" w:author="Eleanor Brush" w:date="2014-05-14T13:34:00Z">
        <w:r w:rsidRPr="003B1C03" w:rsidDel="00BA66CD">
          <w:rPr>
            <w:rFonts w:ascii="Avenir Book" w:hAnsi="Avenir Book"/>
          </w:rPr>
          <w:delText>However t</w:delText>
        </w:r>
      </w:del>
      <w:ins w:id="100" w:author="Eleanor Brush" w:date="2014-05-14T13:34:00Z">
        <w:r w:rsidR="00BA66CD">
          <w:rPr>
            <w:rFonts w:ascii="Avenir Book" w:hAnsi="Avenir Book"/>
          </w:rPr>
          <w:t>T</w:t>
        </w:r>
      </w:ins>
      <w:r w:rsidRPr="003B1C03">
        <w:rPr>
          <w:rFonts w:ascii="Avenir Book" w:hAnsi="Avenir Book"/>
        </w:rPr>
        <w:t>hese models only address one disturbance</w:t>
      </w:r>
      <w:r w:rsidR="00435D96" w:rsidRPr="003B1C03">
        <w:rPr>
          <w:rFonts w:ascii="Avenir Book" w:hAnsi="Avenir Book"/>
        </w:rPr>
        <w:t>:</w:t>
      </w:r>
      <w:r w:rsidRPr="003B1C03">
        <w:rPr>
          <w:rFonts w:ascii="Avenir Book" w:hAnsi="Avenir Book"/>
        </w:rPr>
        <w:t xml:space="preserve"> climate-driven range shifts.</w:t>
      </w:r>
    </w:p>
    <w:p w14:paraId="175584F8" w14:textId="14C0BF0D" w:rsidR="00917458" w:rsidRPr="003B1C03" w:rsidRDefault="00CE00F7" w:rsidP="006C4A3C">
      <w:pPr>
        <w:spacing w:line="480" w:lineRule="auto"/>
        <w:rPr>
          <w:rFonts w:ascii="Avenir Book" w:hAnsi="Avenir Book"/>
        </w:rPr>
      </w:pPr>
      <w:r w:rsidRPr="003B1C03">
        <w:rPr>
          <w:rFonts w:ascii="Avenir Book" w:hAnsi="Avenir Book"/>
        </w:rPr>
        <w:lastRenderedPageBreak/>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r w:rsidR="00871DB8">
        <w:rPr>
          <w:rFonts w:ascii="Avenir Book" w:hAnsi="Avenir Book"/>
        </w:rPr>
        <w:t>has examined</w:t>
      </w:r>
      <w:r w:rsidR="00871DB8" w:rsidRPr="003B1C03">
        <w:rPr>
          <w:rFonts w:ascii="Avenir Book" w:hAnsi="Avenir Book"/>
        </w:rPr>
        <w:t xml:space="preserve"> </w:t>
      </w:r>
      <w:r w:rsidR="003228DC">
        <w:rPr>
          <w:rFonts w:ascii="Avenir Book" w:hAnsi="Avenir Book"/>
        </w:rPr>
        <w:t xml:space="preserve">how fish populations respond to </w:t>
      </w:r>
      <w:r w:rsidR="00575C48" w:rsidRPr="003B1C03">
        <w:rPr>
          <w:rFonts w:ascii="Avenir Book" w:hAnsi="Avenir Book"/>
        </w:rPr>
        <w:t xml:space="preserve">climate fluctuations (large anomalies around the mean) rather than shifts in </w:t>
      </w:r>
      <w:ins w:id="101" w:author="Emma Fuller" w:date="2014-04-29T17:55:00Z">
        <w:r w:rsidR="00634756">
          <w:rPr>
            <w:rFonts w:ascii="Avenir Book" w:hAnsi="Avenir Book"/>
          </w:rPr>
          <w:t xml:space="preserve">mean </w:t>
        </w:r>
      </w:ins>
      <w:r w:rsidR="00575C48" w:rsidRPr="003B1C03">
        <w:rPr>
          <w:rFonts w:ascii="Avenir Book" w:hAnsi="Avenir Book"/>
        </w:rPr>
        <w:t>temperature (Walters and Parma 1996; King and McFarlane 2006</w:t>
      </w:r>
      <w:r w:rsidR="00FF5FB1">
        <w:rPr>
          <w:rFonts w:ascii="Avenir Book" w:hAnsi="Avenir Book"/>
        </w:rPr>
        <w:t>; Botsford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r w:rsidR="00871DB8">
        <w:rPr>
          <w:rFonts w:ascii="Avenir Book" w:hAnsi="Avenir Book"/>
        </w:rPr>
        <w:t>ally driven</w:t>
      </w:r>
      <w:r w:rsidR="00A22A2F">
        <w:rPr>
          <w:rFonts w:ascii="Avenir Book" w:hAnsi="Avenir Book"/>
        </w:rPr>
        <w:t xml:space="preserve"> varia</w:t>
      </w:r>
      <w:r w:rsidR="00871DB8">
        <w:rPr>
          <w:rFonts w:ascii="Avenir Book" w:hAnsi="Avenir Book"/>
        </w:rPr>
        <w:t>tion in population growth rates</w:t>
      </w:r>
      <w:r w:rsidR="00A22A2F">
        <w:rPr>
          <w:rFonts w:ascii="Avenir Book" w:hAnsi="Avenir Book"/>
        </w:rPr>
        <w:t xml:space="preserve">, and where possible, identifying </w:t>
      </w:r>
      <w:r w:rsidR="00FF5FB1">
        <w:rPr>
          <w:rFonts w:ascii="Avenir Book" w:hAnsi="Avenir Book"/>
        </w:rPr>
        <w:t>the underlying interactions between fishing and climatic variability (Planque et al. 2011).</w:t>
      </w:r>
      <w:r w:rsidR="00575C48" w:rsidRPr="003B1C03">
        <w:rPr>
          <w:rFonts w:ascii="Avenir Book" w:hAnsi="Avenir Book"/>
        </w:rPr>
        <w:t xml:space="preserve"> </w:t>
      </w:r>
      <w:r w:rsidR="00EC2ADB">
        <w:rPr>
          <w:rFonts w:ascii="Avenir Book" w:hAnsi="Avenir Book"/>
        </w:rPr>
        <w:t>Alternatively, other studies have examined the consequences of shifting species distributions for fisheries catch or food webs (Cheung et al. 2010; Ainsworth et al. 2011). However, no studies</w:t>
      </w:r>
      <w:r w:rsidR="00F600B0">
        <w:rPr>
          <w:rFonts w:ascii="Avenir Book" w:hAnsi="Avenir Book"/>
        </w:rPr>
        <w:t xml:space="preserve"> to date</w:t>
      </w:r>
      <w:r w:rsidR="00EC2ADB">
        <w:rPr>
          <w:rFonts w:ascii="Avenir Book" w:hAnsi="Avenir Book"/>
        </w:rPr>
        <w:t xml:space="preserve"> have </w:t>
      </w:r>
      <w:r w:rsidR="00F600B0">
        <w:rPr>
          <w:rFonts w:ascii="Avenir Book" w:hAnsi="Avenir Book"/>
        </w:rPr>
        <w:t xml:space="preserve">explicitly </w:t>
      </w:r>
      <w:r w:rsidR="00EC2ADB">
        <w:rPr>
          <w:rFonts w:ascii="Avenir Book" w:hAnsi="Avenir Book"/>
        </w:rPr>
        <w:t>examined whether, or how, fisheries affect th</w:t>
      </w:r>
      <w:ins w:id="102" w:author="Eleanor Brush" w:date="2014-05-13T10:38:00Z">
        <w:r w:rsidR="00461413">
          <w:rPr>
            <w:rFonts w:ascii="Avenir Book" w:hAnsi="Avenir Book"/>
          </w:rPr>
          <w:t>e</w:t>
        </w:r>
      </w:ins>
      <w:del w:id="103" w:author="Eleanor Brush" w:date="2014-05-13T10:38:00Z">
        <w:r w:rsidR="00EC2ADB" w:rsidDel="00461413">
          <w:rPr>
            <w:rFonts w:ascii="Avenir Book" w:hAnsi="Avenir Book"/>
          </w:rPr>
          <w:delText>at</w:delText>
        </w:r>
      </w:del>
      <w:r w:rsidR="00EC2ADB">
        <w:rPr>
          <w:rFonts w:ascii="Avenir Book" w:hAnsi="Avenir Book"/>
        </w:rPr>
        <w:t xml:space="preserve"> ability of species to keep pace with climate velocity. </w:t>
      </w:r>
    </w:p>
    <w:p w14:paraId="46DAD5D7" w14:textId="1A15579E"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r w:rsidR="00F600B0">
        <w:rPr>
          <w:rFonts w:ascii="Avenir Book" w:hAnsi="Avenir Book"/>
        </w:rPr>
        <w:t xml:space="preserve">relatively </w:t>
      </w:r>
      <w:r w:rsidR="00D06764" w:rsidRPr="00BE4CF8">
        <w:rPr>
          <w:rFonts w:ascii="Avenir Book" w:hAnsi="Avenir Book"/>
        </w:rPr>
        <w:t xml:space="preserve">simple model that </w:t>
      </w:r>
      <w:r w:rsidR="00820BC4">
        <w:rPr>
          <w:rFonts w:ascii="Avenir Book" w:hAnsi="Avenir Book"/>
        </w:rPr>
        <w:t>captures the dominant</w:t>
      </w:r>
      <w:r w:rsidRPr="00E75A47">
        <w:rPr>
          <w:rFonts w:ascii="Avenir Book" w:hAnsi="Avenir Book"/>
        </w:rPr>
        <w:t xml:space="preserve"> </w:t>
      </w:r>
      <w:r w:rsidR="00820BC4">
        <w:rPr>
          <w:rFonts w:ascii="Avenir Book" w:hAnsi="Avenir Book"/>
        </w:rPr>
        <w:t>processes underlying</w:t>
      </w:r>
      <w:r w:rsidR="00D06764" w:rsidRPr="00A53F62">
        <w:rPr>
          <w:rFonts w:ascii="Avenir Book" w:hAnsi="Avenir Book"/>
        </w:rPr>
        <w:t xml:space="preserve"> climate-driven range shifts </w:t>
      </w:r>
      <w:r w:rsidR="00820BC4">
        <w:rPr>
          <w:rFonts w:ascii="Avenir Book" w:hAnsi="Avenir Book"/>
        </w:rPr>
        <w:t>and population responses to</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0016690B">
        <w:rPr>
          <w:rFonts w:ascii="Avenir Book" w:hAnsi="Avenir Book"/>
        </w:rPr>
        <w:t xml:space="preserve"> </w:t>
      </w:r>
      <w:r w:rsidR="0016690B" w:rsidRPr="003B1C03">
        <w:rPr>
          <w:rFonts w:ascii="Avenir Book" w:hAnsi="Avenir Book"/>
        </w:rPr>
        <w:t>(Fordham et al. 2013; Hastings et al. 2005)</w:t>
      </w:r>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w:t>
      </w:r>
      <w:ins w:id="104" w:author="Emma Fuller" w:date="2014-04-29T17:56:00Z">
        <w:r w:rsidR="00634756">
          <w:rPr>
            <w:rFonts w:ascii="Avenir Book" w:hAnsi="Avenir Book"/>
          </w:rPr>
          <w:t>because of its mathematical generality, it</w:t>
        </w:r>
      </w:ins>
      <w:r w:rsidR="0016690B">
        <w:rPr>
          <w:rFonts w:ascii="Avenir Book" w:hAnsi="Avenir Book"/>
        </w:rPr>
        <w:t xml:space="preserve"> could</w:t>
      </w:r>
      <w:r w:rsidR="00414D95" w:rsidRPr="003B1C03">
        <w:rPr>
          <w:rFonts w:ascii="Avenir Book" w:hAnsi="Avenir Book"/>
        </w:rPr>
        <w:t xml:space="preserve"> </w:t>
      </w:r>
      <w:r w:rsidR="001F5963" w:rsidRPr="003B1C03">
        <w:rPr>
          <w:rFonts w:ascii="Avenir Book" w:hAnsi="Avenir Book"/>
        </w:rPr>
        <w:t>also appl</w:t>
      </w:r>
      <w:r w:rsidR="0016690B">
        <w:rPr>
          <w:rFonts w:ascii="Avenir Book" w:hAnsi="Avenir Book"/>
        </w:rPr>
        <w:t>y</w:t>
      </w:r>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r w:rsidR="0016690B">
        <w:rPr>
          <w:rFonts w:ascii="Avenir Book" w:hAnsi="Avenir Book"/>
        </w:rPr>
        <w:t>derive</w:t>
      </w:r>
      <w:r w:rsidR="0016690B" w:rsidRPr="003B1C03">
        <w:rPr>
          <w:rFonts w:ascii="Avenir Book" w:hAnsi="Avenir Book"/>
        </w:rPr>
        <w:t xml:space="preserve"> </w:t>
      </w:r>
      <w:r w:rsidRPr="003B1C03">
        <w:rPr>
          <w:rFonts w:ascii="Avenir Book" w:hAnsi="Avenir Book"/>
        </w:rPr>
        <w:t xml:space="preserve">the harvesting rate and climate velocity that drive </w:t>
      </w:r>
      <w:ins w:id="105" w:author="Emma Fuller" w:date="2014-04-29T17:57:00Z">
        <w:r w:rsidR="00634756">
          <w:rPr>
            <w:rFonts w:ascii="Avenir Book" w:hAnsi="Avenir Book"/>
          </w:rPr>
          <w:t>marine</w:t>
        </w:r>
        <w:r w:rsidR="00634756" w:rsidRPr="003B1C03">
          <w:rPr>
            <w:rFonts w:ascii="Avenir Book" w:hAnsi="Avenir Book"/>
          </w:rPr>
          <w:t xml:space="preserve"> </w:t>
        </w:r>
      </w:ins>
      <w:r w:rsidRPr="003B1C03">
        <w:rPr>
          <w:rFonts w:ascii="Avenir Book" w:hAnsi="Avenir Book"/>
        </w:rPr>
        <w:t>population</w:t>
      </w:r>
      <w:ins w:id="106" w:author="Emma Fuller" w:date="2014-04-29T17:57:00Z">
        <w:r w:rsidR="00634756">
          <w:rPr>
            <w:rFonts w:ascii="Avenir Book" w:hAnsi="Avenir Book"/>
          </w:rPr>
          <w:t>s</w:t>
        </w:r>
      </w:ins>
      <w:r w:rsidRPr="003B1C03">
        <w:rPr>
          <w:rFonts w:ascii="Avenir Book" w:hAnsi="Avenir Book"/>
        </w:rPr>
        <w:t xml:space="preserve"> extinct</w:t>
      </w:r>
      <w:ins w:id="107" w:author="Emma Fuller" w:date="2014-04-29T17:57:00Z">
        <w:r w:rsidR="00634756">
          <w:rPr>
            <w:rFonts w:ascii="Avenir Book" w:hAnsi="Avenir Book"/>
          </w:rPr>
          <w:t>,</w:t>
        </w:r>
      </w:ins>
      <w:r w:rsidRPr="003B1C03">
        <w:rPr>
          <w:rFonts w:ascii="Avenir Book" w:hAnsi="Avenir Book"/>
        </w:rPr>
        <w:t xml:space="preserve"> and </w:t>
      </w:r>
      <w:ins w:id="108" w:author="Emma Fuller" w:date="2014-04-29T17:57:00Z">
        <w:r w:rsidR="00634756">
          <w:rPr>
            <w:rFonts w:ascii="Avenir Book" w:hAnsi="Avenir Book"/>
          </w:rPr>
          <w:t xml:space="preserve">explore the combined demographic effect of </w:t>
        </w:r>
      </w:ins>
      <w:r w:rsidRPr="003B1C03">
        <w:rPr>
          <w:rFonts w:ascii="Avenir Book" w:hAnsi="Avenir Book"/>
        </w:rPr>
        <w:t xml:space="preserve">these critical rates. We show that </w:t>
      </w:r>
      <w:ins w:id="109" w:author="Eleanor Brush" w:date="2014-05-11T19:21:00Z">
        <w:r w:rsidR="00A45A8E">
          <w:rPr>
            <w:rFonts w:ascii="Avenir Book" w:hAnsi="Avenir Book"/>
          </w:rPr>
          <w:t xml:space="preserve">the declines in biomass caused by </w:t>
        </w:r>
      </w:ins>
      <w:r w:rsidRPr="003B1C03">
        <w:rPr>
          <w:rFonts w:ascii="Avenir Book" w:hAnsi="Avenir Book"/>
        </w:rPr>
        <w:t xml:space="preserve">climate-driven range shifts and fishing </w:t>
      </w:r>
      <w:del w:id="110" w:author="Eleanor Brush" w:date="2014-05-11T19:22:00Z">
        <w:r w:rsidRPr="003B1C03" w:rsidDel="00A45A8E">
          <w:rPr>
            <w:rFonts w:ascii="Avenir Book" w:hAnsi="Avenir Book"/>
          </w:rPr>
          <w:delText xml:space="preserve">interact </w:delText>
        </w:r>
      </w:del>
      <w:del w:id="111" w:author="Eleanor Brush" w:date="2014-05-11T19:21:00Z">
        <w:r w:rsidRPr="003B1C03" w:rsidDel="00A45A8E">
          <w:rPr>
            <w:rFonts w:ascii="Avenir Book" w:hAnsi="Avenir Book"/>
          </w:rPr>
          <w:delText>nearly additively</w:delText>
        </w:r>
      </w:del>
      <w:ins w:id="112" w:author="Eleanor Brush" w:date="2014-05-11T19:21:00Z">
        <w:r w:rsidR="00A45A8E">
          <w:rPr>
            <w:rFonts w:ascii="Avenir Book" w:hAnsi="Avenir Book"/>
          </w:rPr>
          <w:t xml:space="preserve">are at most </w:t>
        </w:r>
      </w:ins>
      <w:ins w:id="113" w:author="Eleanor Brush" w:date="2014-05-11T19:22:00Z">
        <w:r w:rsidR="00A45A8E">
          <w:rPr>
            <w:rFonts w:ascii="Avenir Book" w:hAnsi="Avenir Book"/>
          </w:rPr>
          <w:t xml:space="preserve">only </w:t>
        </w:r>
      </w:ins>
      <w:ins w:id="114" w:author="Eleanor Brush" w:date="2014-05-11T19:21:00Z">
        <w:r w:rsidR="00A45A8E">
          <w:rPr>
            <w:rFonts w:ascii="Avenir Book" w:hAnsi="Avenir Book"/>
          </w:rPr>
          <w:t>slightly greater than the sum of the declines caused by either stressor individually</w:t>
        </w:r>
      </w:ins>
      <w:del w:id="115" w:author="Eleanor Brush" w:date="2014-05-11T19:28:00Z">
        <w:r w:rsidRPr="003B1C03" w:rsidDel="00A45A8E">
          <w:rPr>
            <w:rFonts w:ascii="Avenir Book" w:hAnsi="Avenir Book"/>
          </w:rPr>
          <w:delText xml:space="preserve">, </w:delText>
        </w:r>
      </w:del>
      <w:ins w:id="116" w:author="Eleanor Brush" w:date="2014-05-11T19:28:00Z">
        <w:r w:rsidR="00A45A8E">
          <w:rPr>
            <w:rFonts w:ascii="Avenir Book" w:hAnsi="Avenir Book"/>
          </w:rPr>
          <w:t xml:space="preserve"> and that there was </w:t>
        </w:r>
      </w:ins>
      <w:del w:id="117" w:author="Eleanor Brush" w:date="2014-05-11T19:22:00Z">
        <w:r w:rsidRPr="003B1C03" w:rsidDel="00A45A8E">
          <w:rPr>
            <w:rFonts w:ascii="Avenir Book" w:hAnsi="Avenir Book"/>
          </w:rPr>
          <w:delText xml:space="preserve">with </w:delText>
        </w:r>
      </w:del>
      <w:r w:rsidRPr="003B1C03">
        <w:rPr>
          <w:rFonts w:ascii="Avenir Book" w:hAnsi="Avenir Book"/>
        </w:rPr>
        <w:t xml:space="preserve">low positive synergy </w:t>
      </w:r>
      <w:ins w:id="118" w:author="Eleanor Brush" w:date="2014-05-11T19:28:00Z">
        <w:r w:rsidR="00A45A8E">
          <w:rPr>
            <w:rFonts w:ascii="Avenir Book" w:hAnsi="Avenir Book"/>
          </w:rPr>
          <w:t xml:space="preserve">only </w:t>
        </w:r>
      </w:ins>
      <w:r w:rsidRPr="003B1C03">
        <w:rPr>
          <w:rFonts w:ascii="Avenir Book" w:hAnsi="Avenir Book"/>
        </w:rPr>
        <w:t xml:space="preserve">at </w:t>
      </w:r>
      <w:del w:id="119" w:author="Eleanor Brush" w:date="2014-05-11T19:28:00Z">
        <w:r w:rsidRPr="003B1C03" w:rsidDel="00A45A8E">
          <w:rPr>
            <w:rFonts w:ascii="Avenir Book" w:hAnsi="Avenir Book"/>
          </w:rPr>
          <w:delText xml:space="preserve">more </w:delText>
        </w:r>
      </w:del>
      <w:r w:rsidRPr="003B1C03">
        <w:rPr>
          <w:rFonts w:ascii="Avenir Book" w:hAnsi="Avenir Book"/>
        </w:rPr>
        <w:t>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w:t>
      </w:r>
      <w:r w:rsidRPr="003B1C03">
        <w:rPr>
          <w:rFonts w:ascii="Avenir Book" w:hAnsi="Avenir Book"/>
        </w:rPr>
        <w:lastRenderedPageBreak/>
        <w:t xml:space="preserve">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recommended for conservation of biodiversity and improved fisheries yield (Gaines</w:t>
      </w:r>
      <w:del w:id="120" w:author="Eleanor Brush" w:date="2014-05-11T19:28:00Z">
        <w:r w:rsidRPr="003B1C03" w:rsidDel="00181CA6">
          <w:rPr>
            <w:rFonts w:ascii="Avenir Book" w:hAnsi="Avenir Book"/>
          </w:rPr>
          <w:delText>, Lester,</w:delText>
        </w:r>
      </w:del>
      <w:r w:rsidRPr="003B1C03">
        <w:rPr>
          <w:rFonts w:ascii="Avenir Book" w:hAnsi="Avenir Book"/>
        </w:rPr>
        <w:t xml:space="preserve"> et al. 2010</w:t>
      </w:r>
      <w:ins w:id="121" w:author="Eleanor Brush" w:date="2014-05-13T09:27:00Z">
        <w:r w:rsidR="00C00DD0">
          <w:rPr>
            <w:rFonts w:ascii="Avenir Book" w:hAnsi="Avenir Book"/>
          </w:rPr>
          <w:t>, Watson et al. 2011</w:t>
        </w:r>
      </w:ins>
      <w:r w:rsidRPr="003B1C03">
        <w:rPr>
          <w:rFonts w:ascii="Avenir Book" w:hAnsi="Avenir Book"/>
        </w:rPr>
        <w:t xml:space="preserve">),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Hannah et al. 2007). We find that </w:t>
      </w:r>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In contrast, </w:t>
      </w:r>
      <w:r w:rsidRPr="003B1C03">
        <w:rPr>
          <w:rFonts w:ascii="Avenir Book" w:hAnsi="Avenir Book"/>
        </w:rPr>
        <w:t>threshold harvesting rules</w:t>
      </w:r>
      <w:r w:rsidR="0016690B">
        <w:rPr>
          <w:rFonts w:ascii="Avenir Book" w:hAnsi="Avenir Book"/>
        </w:rPr>
        <w:t xml:space="preserve"> have a fundamentally different effect and largely</w:t>
      </w:r>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122" w:name="methods"/>
      <w:r w:rsidRPr="003B1C03">
        <w:rPr>
          <w:rFonts w:ascii="Avenir Book" w:hAnsi="Avenir Book"/>
          <w:color w:val="auto"/>
        </w:rPr>
        <w:t>Methods</w:t>
      </w:r>
    </w:p>
    <w:bookmarkEnd w:id="122"/>
    <w:p w14:paraId="47F77646" w14:textId="58ABD56A" w:rsidR="00917458" w:rsidRPr="00827C28" w:rsidRDefault="00575C48" w:rsidP="003861BF">
      <w:pPr>
        <w:spacing w:line="480" w:lineRule="auto"/>
        <w:rPr>
          <w:rFonts w:ascii="Avenir Book" w:hAnsi="Avenir Book"/>
        </w:rPr>
      </w:pPr>
      <w:r w:rsidRPr="003B1C03">
        <w:rPr>
          <w:rFonts w:ascii="Avenir Book" w:hAnsi="Avenir Book"/>
        </w:rPr>
        <w:t xml:space="preserve">We </w:t>
      </w:r>
      <w:ins w:id="123" w:author="Emma Fuller" w:date="2014-04-29T17:59:00Z">
        <w:r w:rsidR="00634756">
          <w:rPr>
            <w:rFonts w:ascii="Avenir Book" w:hAnsi="Avenir Book"/>
          </w:rPr>
          <w:t>modeled the dynamics of marine populations on a one-dimensional coastline, similar to Zhou and Kot (2011</w:t>
        </w:r>
      </w:ins>
      <w:ins w:id="124" w:author="Emma Fuller" w:date="2014-04-29T18:03:00Z">
        <w:r w:rsidR="00F46BDF">
          <w:rPr>
            <w:rFonts w:ascii="Avenir Book" w:hAnsi="Avenir Book"/>
          </w:rPr>
          <w:t>)</w:t>
        </w:r>
      </w:ins>
      <w:r w:rsidRPr="003B1C03">
        <w:rPr>
          <w:rFonts w:ascii="Avenir Book" w:hAnsi="Avenir Book"/>
        </w:rPr>
        <w:t>.</w:t>
      </w:r>
      <w:ins w:id="125" w:author="Emma Fuller" w:date="2014-04-29T17:59:00Z">
        <w:r w:rsidR="00F46BDF">
          <w:rPr>
            <w:rFonts w:ascii="Avenir Book" w:hAnsi="Avenir Book"/>
          </w:rPr>
          <w:t xml:space="preserve"> </w:t>
        </w:r>
      </w:ins>
      <w:ins w:id="126" w:author="Emma Fuller" w:date="2014-04-29T18:04:00Z">
        <w:r w:rsidR="00F46BDF">
          <w:rPr>
            <w:rFonts w:ascii="Avenir Book" w:hAnsi="Avenir Book"/>
          </w:rPr>
          <w:t>T</w:t>
        </w:r>
      </w:ins>
      <w:ins w:id="127" w:author="Emma Fuller" w:date="2014-04-29T18:05:00Z">
        <w:r w:rsidR="00F46BDF">
          <w:rPr>
            <w:rFonts w:ascii="Avenir Book" w:hAnsi="Avenir Book"/>
          </w:rPr>
          <w:t>he</w:t>
        </w:r>
      </w:ins>
      <w:ins w:id="128" w:author="Emma Fuller" w:date="2014-04-29T18:04:00Z">
        <w:r w:rsidR="00F46BDF">
          <w:rPr>
            <w:rFonts w:ascii="Avenir Book" w:hAnsi="Avenir Book"/>
          </w:rPr>
          <w:t xml:space="preserve"> environment is described by temperature, where </w:t>
        </w:r>
      </w:ins>
      <w:ins w:id="129" w:author="Emma Fuller" w:date="2014-04-29T17:59:00Z">
        <w:r w:rsidR="00F46BDF">
          <w:rPr>
            <w:rFonts w:ascii="Avenir Book" w:hAnsi="Avenir Book"/>
          </w:rPr>
          <w:t>a viable</w:t>
        </w:r>
      </w:ins>
      <w:ins w:id="130" w:author="Emma Fuller" w:date="2014-04-29T18:03:00Z">
        <w:r w:rsidR="00F46BDF">
          <w:rPr>
            <w:rFonts w:ascii="Avenir Book" w:hAnsi="Avenir Book"/>
          </w:rPr>
          <w:t xml:space="preserve"> habitat patch</w:t>
        </w:r>
      </w:ins>
      <w:ins w:id="131" w:author="Emma Fuller" w:date="2014-04-29T17:59:00Z">
        <w:r w:rsidR="00F46BDF">
          <w:rPr>
            <w:rFonts w:ascii="Avenir Book" w:hAnsi="Avenir Book"/>
          </w:rPr>
          <w:t xml:space="preserve"> </w:t>
        </w:r>
      </w:ins>
      <w:r w:rsidRPr="003B1C03">
        <w:rPr>
          <w:rFonts w:ascii="Avenir Book" w:hAnsi="Avenir Book"/>
        </w:rPr>
        <w:t>(hereafter</w:t>
      </w:r>
      <w:ins w:id="132" w:author="Emma Fuller" w:date="2014-04-29T18:00:00Z">
        <w:r w:rsidR="00F46BDF">
          <w:rPr>
            <w:rFonts w:ascii="Avenir Book" w:hAnsi="Avenir Book"/>
          </w:rPr>
          <w:t xml:space="preserve"> simply</w:t>
        </w:r>
      </w:ins>
      <w:r w:rsidRPr="003B1C03">
        <w:rPr>
          <w:rFonts w:ascii="Avenir Book" w:hAnsi="Avenir Book"/>
        </w:rPr>
        <w:t xml:space="preserve"> </w:t>
      </w:r>
      <w:ins w:id="133" w:author="Emma Fuller" w:date="2014-04-29T18:00:00Z">
        <w:r w:rsidR="00F46BDF">
          <w:rPr>
            <w:rFonts w:ascii="Avenir Book" w:hAnsi="Avenir Book"/>
          </w:rPr>
          <w:t>“</w:t>
        </w:r>
      </w:ins>
      <w:r w:rsidRPr="003B1C03">
        <w:rPr>
          <w:rFonts w:ascii="Avenir Book" w:hAnsi="Avenir Book"/>
        </w:rPr>
        <w:t>patch</w:t>
      </w:r>
      <w:ins w:id="134" w:author="Emma Fuller" w:date="2014-04-29T18:00:00Z">
        <w:r w:rsidR="00F46BDF">
          <w:rPr>
            <w:rFonts w:ascii="Avenir Book" w:hAnsi="Avenir Book"/>
          </w:rPr>
          <w:t>”</w:t>
        </w:r>
      </w:ins>
      <w:r w:rsidRPr="003B1C03">
        <w:rPr>
          <w:rFonts w:ascii="Avenir Book" w:hAnsi="Avenir Book"/>
        </w:rPr>
        <w:t>)</w:t>
      </w:r>
      <w:ins w:id="135" w:author="Emma Fuller" w:date="2014-04-29T18:04:00Z">
        <w:r w:rsidR="00F46BDF">
          <w:rPr>
            <w:rFonts w:ascii="Avenir Book" w:hAnsi="Avenir Book"/>
          </w:rPr>
          <w:t xml:space="preserve"> is defined as </w:t>
        </w:r>
      </w:ins>
      <w:ins w:id="136" w:author="Emma Fuller" w:date="2014-04-29T18:05:00Z">
        <w:r w:rsidR="00F46BDF">
          <w:rPr>
            <w:rFonts w:ascii="Avenir Book" w:hAnsi="Avenir Book"/>
          </w:rPr>
          <w:t>the</w:t>
        </w:r>
      </w:ins>
      <w:ins w:id="137" w:author="Emma Fuller" w:date="2014-04-29T18:04:00Z">
        <w:r w:rsidR="00F46BDF">
          <w:rPr>
            <w:rFonts w:ascii="Avenir Book" w:hAnsi="Avenir Book"/>
          </w:rPr>
          <w:t xml:space="preserve"> area</w:t>
        </w:r>
      </w:ins>
      <w:ins w:id="138" w:author="Emma Fuller" w:date="2014-04-29T18:02:00Z">
        <w:r w:rsidR="00F46BDF">
          <w:rPr>
            <w:rFonts w:ascii="Avenir Book" w:hAnsi="Avenir Book"/>
          </w:rPr>
          <w:t xml:space="preserve"> </w:t>
        </w:r>
      </w:ins>
      <w:ins w:id="139" w:author="Emma Fuller" w:date="2014-04-29T18:05:00Z">
        <w:r w:rsidR="00F46BDF">
          <w:rPr>
            <w:rFonts w:ascii="Avenir Book" w:hAnsi="Avenir Book"/>
          </w:rPr>
          <w:t>inside</w:t>
        </w:r>
      </w:ins>
      <w:ins w:id="140" w:author="Emma Fuller" w:date="2014-04-29T18:02:00Z">
        <w:r w:rsidR="00F46BDF">
          <w:rPr>
            <w:rFonts w:ascii="Avenir Book" w:hAnsi="Avenir Book"/>
          </w:rPr>
          <w:t xml:space="preserve"> of which </w:t>
        </w:r>
      </w:ins>
      <w:ins w:id="141" w:author="Emma Fuller" w:date="2014-04-29T18:03:00Z">
        <w:r w:rsidR="00F46BDF">
          <w:rPr>
            <w:rFonts w:ascii="Avenir Book" w:hAnsi="Avenir Book"/>
          </w:rPr>
          <w:t xml:space="preserve">the </w:t>
        </w:r>
        <w:del w:id="142" w:author="Eleanor Brush" w:date="2014-05-14T14:05:00Z">
          <w:r w:rsidR="00F46BDF" w:rsidDel="00272A1E">
            <w:rPr>
              <w:rFonts w:ascii="Avenir Book" w:hAnsi="Avenir Book"/>
            </w:rPr>
            <w:delText xml:space="preserve">population is </w:delText>
          </w:r>
        </w:del>
      </w:ins>
      <w:ins w:id="143" w:author="Emma Fuller" w:date="2014-04-29T18:05:00Z">
        <w:del w:id="144" w:author="Eleanor Brush" w:date="2014-05-14T14:05:00Z">
          <w:r w:rsidR="00F46BDF" w:rsidDel="00272A1E">
            <w:rPr>
              <w:rFonts w:ascii="Avenir Book" w:hAnsi="Avenir Book"/>
            </w:rPr>
            <w:delText>able</w:delText>
          </w:r>
        </w:del>
      </w:ins>
      <w:ins w:id="145" w:author="Emma Fuller" w:date="2014-04-29T18:03:00Z">
        <w:del w:id="146" w:author="Eleanor Brush" w:date="2014-05-14T14:05:00Z">
          <w:r w:rsidR="00F46BDF" w:rsidDel="00272A1E">
            <w:rPr>
              <w:rFonts w:ascii="Avenir Book" w:hAnsi="Avenir Book"/>
            </w:rPr>
            <w:delText xml:space="preserve"> to reproduce</w:delText>
          </w:r>
        </w:del>
      </w:ins>
      <w:ins w:id="147" w:author="Eleanor Brush" w:date="2014-05-14T14:05:00Z">
        <w:r w:rsidR="00272A1E">
          <w:rPr>
            <w:rFonts w:ascii="Avenir Book" w:hAnsi="Avenir Book"/>
          </w:rPr>
          <w:t>larvae are able to settle and survive</w:t>
        </w:r>
      </w:ins>
      <w:ins w:id="148" w:author="Eleanor Brush" w:date="2014-05-14T14:06:00Z">
        <w:r w:rsidR="00687017">
          <w:rPr>
            <w:rFonts w:ascii="Avenir Book" w:hAnsi="Avenir Book"/>
          </w:rPr>
          <w:t>, for example a thermally suitable region of coastline</w:t>
        </w:r>
      </w:ins>
      <w:bookmarkStart w:id="149" w:name="_GoBack"/>
      <w:bookmarkEnd w:id="149"/>
      <w:ins w:id="150" w:author="Emma Fuller" w:date="2014-04-29T18:03:00Z">
        <w:r w:rsidR="00F46BDF">
          <w:rPr>
            <w:rFonts w:ascii="Avenir Book" w:hAnsi="Avenir Book"/>
          </w:rPr>
          <w:t>. This patch shifts at a fixed rate (i.e. the climate velocity).</w:t>
        </w:r>
      </w:ins>
      <w:r w:rsidRPr="003B1C03">
        <w:rPr>
          <w:rFonts w:ascii="Avenir Book" w:hAnsi="Avenir Book"/>
        </w:rPr>
        <w:t xml:space="preserve"> </w:t>
      </w:r>
      <w:r w:rsidR="000A40EF">
        <w:rPr>
          <w:rFonts w:ascii="Avenir Book" w:hAnsi="Avenir Book"/>
        </w:rPr>
        <w:t>We then extend</w:t>
      </w:r>
      <w:ins w:id="151" w:author="Emma Fuller" w:date="2014-04-29T18:05:00Z">
        <w:r w:rsidR="00F46BDF">
          <w:rPr>
            <w:rFonts w:ascii="Avenir Book" w:hAnsi="Avenir Book"/>
          </w:rPr>
          <w:t>ed</w:t>
        </w:r>
      </w:ins>
      <w:r w:rsidR="000A40EF">
        <w:rPr>
          <w:rFonts w:ascii="Avenir Book" w:hAnsi="Avenir Book"/>
        </w:rPr>
        <w:t xml:space="preserve"> </w:t>
      </w:r>
      <w:ins w:id="152" w:author="Emma Fuller" w:date="2014-04-29T18:05:00Z">
        <w:r w:rsidR="00F46BDF">
          <w:rPr>
            <w:rFonts w:ascii="Avenir Book" w:hAnsi="Avenir Book"/>
          </w:rPr>
          <w:t xml:space="preserve">this </w:t>
        </w:r>
      </w:ins>
      <w:r w:rsidR="000A40EF">
        <w:rPr>
          <w:rFonts w:ascii="Avenir Book" w:hAnsi="Avenir Book"/>
        </w:rPr>
        <w:t xml:space="preserve">basic model to include </w:t>
      </w:r>
      <w:r w:rsidRPr="00E53915">
        <w:rPr>
          <w:rFonts w:ascii="Avenir Book" w:hAnsi="Avenir Book"/>
        </w:rPr>
        <w:t>harvest</w:t>
      </w:r>
      <w:ins w:id="153" w:author="Emma Fuller" w:date="2014-04-29T18:06:00Z">
        <w:r w:rsidR="00F46BDF">
          <w:rPr>
            <w:rFonts w:ascii="Avenir Book" w:hAnsi="Avenir Book"/>
          </w:rPr>
          <w:t>,</w:t>
        </w:r>
      </w:ins>
      <w:r w:rsidRPr="00E53915">
        <w:rPr>
          <w:rFonts w:ascii="Avenir Book" w:hAnsi="Avenir Book"/>
        </w:rPr>
        <w:t xml:space="preserve"> </w:t>
      </w:r>
      <w:ins w:id="154" w:author="Emma Fuller" w:date="2014-04-29T18:06:00Z">
        <w:r w:rsidR="00F46BDF">
          <w:rPr>
            <w:rFonts w:ascii="Avenir Book" w:hAnsi="Avenir Book"/>
          </w:rPr>
          <w:t xml:space="preserve">which </w:t>
        </w:r>
      </w:ins>
      <w:r w:rsidR="00510AFE" w:rsidRPr="00E53915">
        <w:rPr>
          <w:rFonts w:ascii="Avenir Book" w:hAnsi="Avenir Book"/>
        </w:rPr>
        <w:t>occur</w:t>
      </w:r>
      <w:r w:rsidR="00510AFE">
        <w:rPr>
          <w:rFonts w:ascii="Avenir Book" w:hAnsi="Avenir Book"/>
        </w:rPr>
        <w:t>s</w:t>
      </w:r>
      <w:r w:rsidRPr="00E53915">
        <w:rPr>
          <w:rFonts w:ascii="Avenir Book" w:hAnsi="Avenir Book"/>
        </w:rPr>
        <w:t xml:space="preserve"> at each point along the </w:t>
      </w:r>
      <w:ins w:id="155" w:author="Emma Fuller" w:date="2014-04-29T18:06:00Z">
        <w:r w:rsidR="00F46BDF">
          <w:rPr>
            <w:rFonts w:ascii="Avenir Book" w:hAnsi="Avenir Book"/>
          </w:rPr>
          <w:t>coastline</w:t>
        </w:r>
      </w:ins>
      <w:r w:rsidRPr="00E53915">
        <w:rPr>
          <w:rFonts w:ascii="Avenir Book" w:hAnsi="Avenir Book"/>
        </w:rPr>
        <w:t xml:space="preserve">.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w:t>
      </w:r>
      <w:r w:rsidRPr="003B1C03">
        <w:rPr>
          <w:rFonts w:ascii="Avenir Book" w:hAnsi="Avenir Book"/>
        </w:rPr>
        <w:lastRenderedPageBreak/>
        <w:t>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156" w:name="the-model"/>
      <w:r w:rsidRPr="00A53F62">
        <w:rPr>
          <w:rFonts w:ascii="Avenir Book" w:hAnsi="Avenir Book"/>
          <w:color w:val="auto"/>
        </w:rPr>
        <w:t xml:space="preserve">The Model </w:t>
      </w:r>
    </w:p>
    <w:bookmarkEnd w:id="156"/>
    <w:p w14:paraId="285B18ED" w14:textId="58DBFF51" w:rsidR="00917458" w:rsidRPr="00E53915" w:rsidRDefault="00F46BDF" w:rsidP="00AD2D55">
      <w:pPr>
        <w:spacing w:line="480" w:lineRule="auto"/>
        <w:rPr>
          <w:rFonts w:ascii="Avenir Book" w:hAnsi="Avenir Book"/>
        </w:rPr>
      </w:pPr>
      <w:ins w:id="157" w:author="Emma Fuller" w:date="2014-04-29T18:07:00Z">
        <w:r>
          <w:rPr>
            <w:rFonts w:ascii="Avenir Book" w:hAnsi="Avenir Book"/>
          </w:rPr>
          <w:t xml:space="preserve">We </w:t>
        </w:r>
        <w:del w:id="158" w:author="Eleanor Brush" w:date="2014-05-11T20:11:00Z">
          <w:r w:rsidDel="007C7684">
            <w:rPr>
              <w:rFonts w:ascii="Avenir Book" w:hAnsi="Avenir Book"/>
            </w:rPr>
            <w:delText>simulated</w:delText>
          </w:r>
        </w:del>
      </w:ins>
      <w:ins w:id="159" w:author="Eleanor Brush" w:date="2014-05-11T20:11:00Z">
        <w:r w:rsidR="007C7684">
          <w:rPr>
            <w:rFonts w:ascii="Avenir Book" w:hAnsi="Avenir Book"/>
          </w:rPr>
          <w:t>model</w:t>
        </w:r>
      </w:ins>
      <w:ins w:id="160" w:author="Eleanor Brush" w:date="2014-05-14T14:05:00Z">
        <w:r w:rsidR="00272A1E">
          <w:rPr>
            <w:rFonts w:ascii="Avenir Book" w:hAnsi="Avenir Book"/>
          </w:rPr>
          <w:t>ed</w:t>
        </w:r>
      </w:ins>
      <w:ins w:id="161" w:author="Emma Fuller" w:date="2014-04-29T18:07:00Z">
        <w:r>
          <w:rPr>
            <w:rFonts w:ascii="Avenir Book" w:hAnsi="Avenir Book"/>
          </w:rPr>
          <w:t xml:space="preserve"> the dynamics of marine populations using an integro</w:t>
        </w:r>
        <w:del w:id="162" w:author="Eleanor Brush" w:date="2014-05-14T13:40:00Z">
          <w:r w:rsidDel="00242A02">
            <w:rPr>
              <w:rFonts w:ascii="Avenir Book" w:hAnsi="Avenir Book"/>
            </w:rPr>
            <w:delText>-</w:delText>
          </w:r>
        </w:del>
        <w:r>
          <w:rPr>
            <w:rFonts w:ascii="Avenir Book" w:hAnsi="Avenir Book"/>
          </w:rPr>
          <w:t>difference model.</w:t>
        </w:r>
      </w:ins>
      <w:r w:rsidR="00575C48" w:rsidRPr="003B1C03">
        <w:rPr>
          <w:rFonts w:ascii="Avenir Book" w:hAnsi="Avenir Book"/>
        </w:rPr>
        <w:t xml:space="preserve"> </w:t>
      </w:r>
      <w:ins w:id="163" w:author="Eleanor Brush" w:date="2014-05-14T13:46:00Z">
        <w:r w:rsidR="00055510">
          <w:rPr>
            <w:rFonts w:ascii="Avenir Book" w:hAnsi="Avenir Book"/>
          </w:rPr>
          <w:t xml:space="preserve">The population is distributed along a one dimensional </w:t>
        </w:r>
      </w:ins>
      <w:ins w:id="164" w:author="Eleanor Brush" w:date="2014-05-14T13:47:00Z">
        <w:r w:rsidR="00055510">
          <w:rPr>
            <w:rFonts w:ascii="Avenir Book" w:hAnsi="Avenir Book"/>
          </w:rPr>
          <w:t>world.</w:t>
        </w:r>
      </w:ins>
      <w:ins w:id="165" w:author="Eleanor Brush" w:date="2014-05-14T14:05:00Z">
        <w:r w:rsidR="00272A1E">
          <w:rPr>
            <w:rFonts w:ascii="Avenir Book" w:hAnsi="Avenir Book"/>
          </w:rPr>
          <w:t xml:space="preserve"> </w:t>
        </w:r>
      </w:ins>
      <w:ins w:id="166" w:author="Eleanor Brush" w:date="2014-05-14T13:53:00Z">
        <w:r w:rsidR="00A8577C">
          <w:rPr>
            <w:rFonts w:ascii="Avenir Book" w:hAnsi="Avenir Book"/>
          </w:rPr>
          <w:t>L</w:t>
        </w:r>
      </w:ins>
      <w:ins w:id="167" w:author="Eleanor Brush" w:date="2014-05-14T13:51:00Z">
        <w:r w:rsidR="00A8577C">
          <w:rPr>
            <w:rFonts w:ascii="Avenir Book" w:hAnsi="Avenir Book"/>
          </w:rPr>
          <w:t xml:space="preserve">arval </w:t>
        </w:r>
      </w:ins>
      <w:ins w:id="168" w:author="Eleanor Brush" w:date="2014-05-14T13:52:00Z">
        <w:r w:rsidR="00A8577C">
          <w:rPr>
            <w:rFonts w:ascii="Avenir Book" w:hAnsi="Avenir Book"/>
          </w:rPr>
          <w:t>juveniles</w:t>
        </w:r>
      </w:ins>
      <w:ins w:id="169" w:author="Eleanor Brush" w:date="2014-05-14T13:51:00Z">
        <w:r w:rsidR="00A8577C">
          <w:rPr>
            <w:rFonts w:ascii="Avenir Book" w:hAnsi="Avenir Book"/>
          </w:rPr>
          <w:t xml:space="preserve"> settle and survive  according to a density dependent recruitment function, completely replacing the previous generation’s adults.  </w:t>
        </w:r>
      </w:ins>
      <w:ins w:id="170" w:author="Eleanor Brush" w:date="2014-05-14T14:05:00Z">
        <w:r w:rsidR="00272A1E">
          <w:rPr>
            <w:rFonts w:ascii="Avenir Book" w:hAnsi="Avenir Book"/>
          </w:rPr>
          <w:t xml:space="preserve">The </w:t>
        </w:r>
      </w:ins>
      <w:ins w:id="171" w:author="Eleanor Brush" w:date="2014-05-14T14:06:00Z">
        <w:r w:rsidR="00272A1E">
          <w:rPr>
            <w:rFonts w:ascii="Avenir Book" w:hAnsi="Avenir Book"/>
          </w:rPr>
          <w:t xml:space="preserve">settling larvae can only survive in the viable patch. </w:t>
        </w:r>
      </w:ins>
      <w:ins w:id="172" w:author="Eleanor Brush" w:date="2014-05-14T13:51:00Z">
        <w:r w:rsidR="00A8577C">
          <w:rPr>
            <w:rFonts w:ascii="Avenir Book" w:hAnsi="Avenir Book"/>
          </w:rPr>
          <w:t>These new adults are harvested and then reproduce</w:t>
        </w:r>
      </w:ins>
      <w:ins w:id="173" w:author="Eleanor Brush" w:date="2014-05-14T13:52:00Z">
        <w:r w:rsidR="00A8577C">
          <w:rPr>
            <w:rFonts w:ascii="Avenir Book" w:hAnsi="Avenir Book"/>
          </w:rPr>
          <w:t xml:space="preserve"> to produce </w:t>
        </w:r>
      </w:ins>
      <w:ins w:id="174" w:author="Eleanor Brush" w:date="2014-05-14T13:53:00Z">
        <w:r w:rsidR="00A8577C">
          <w:rPr>
            <w:rFonts w:ascii="Avenir Book" w:hAnsi="Avenir Book"/>
          </w:rPr>
          <w:t xml:space="preserve">a new generation of </w:t>
        </w:r>
      </w:ins>
      <w:ins w:id="175" w:author="Eleanor Brush" w:date="2014-05-14T13:52:00Z">
        <w:r w:rsidR="00A8577C">
          <w:rPr>
            <w:rFonts w:ascii="Avenir Book" w:hAnsi="Avenir Book"/>
          </w:rPr>
          <w:t xml:space="preserve">larvae </w:t>
        </w:r>
      </w:ins>
      <w:ins w:id="176" w:author="Eleanor Brush" w:date="2014-05-14T13:53:00Z">
        <w:r w:rsidR="00A8577C">
          <w:rPr>
            <w:rFonts w:ascii="Avenir Book" w:hAnsi="Avenir Book"/>
          </w:rPr>
          <w:t xml:space="preserve">that disperse across the coastline. </w:t>
        </w:r>
      </w:ins>
      <w:ins w:id="177" w:author="Emma Fuller" w:date="2014-04-29T18:07:00Z">
        <w:del w:id="178" w:author="Eleanor Brush" w:date="2014-05-14T13:53:00Z">
          <w:r w:rsidDel="00A8577C">
            <w:rPr>
              <w:rFonts w:ascii="Avenir Book" w:hAnsi="Avenir Book"/>
            </w:rPr>
            <w:delText>A</w:delText>
          </w:r>
          <w:r w:rsidRPr="003B1C03" w:rsidDel="00A8577C">
            <w:rPr>
              <w:rFonts w:ascii="Avenir Book" w:hAnsi="Avenir Book"/>
            </w:rPr>
            <w:delText xml:space="preserve">dults </w:delText>
          </w:r>
        </w:del>
      </w:ins>
      <w:del w:id="179" w:author="Eleanor Brush" w:date="2014-05-14T13:53:00Z">
        <w:r w:rsidR="00575C48" w:rsidRPr="003B1C03" w:rsidDel="00A8577C">
          <w:rPr>
            <w:rFonts w:ascii="Avenir Book" w:hAnsi="Avenir Book"/>
          </w:rPr>
          <w:delText xml:space="preserve">from the current </w:delText>
        </w:r>
        <w:r w:rsidR="00722282" w:rsidDel="00A8577C">
          <w:rPr>
            <w:rFonts w:ascii="Avenir Book" w:hAnsi="Avenir Book"/>
          </w:rPr>
          <w:delText>generation</w:delText>
        </w:r>
        <w:r w:rsidR="00722282" w:rsidRPr="003B1C03" w:rsidDel="00A8577C">
          <w:rPr>
            <w:rFonts w:ascii="Avenir Book" w:hAnsi="Avenir Book"/>
          </w:rPr>
          <w:delText xml:space="preserve"> </w:delText>
        </w:r>
        <w:r w:rsidR="00575C48" w:rsidRPr="003B1C03" w:rsidDel="00A8577C">
          <w:rPr>
            <w:rFonts w:ascii="Avenir Book" w:hAnsi="Avenir Book"/>
          </w:rPr>
          <w:delText>produce</w:delText>
        </w:r>
        <w:r w:rsidR="00575C48" w:rsidRPr="00E53915" w:rsidDel="00A8577C">
          <w:rPr>
            <w:rFonts w:ascii="Avenir Book" w:hAnsi="Avenir Book"/>
          </w:rPr>
          <w:delText xml:space="preserve"> offspring </w:delText>
        </w:r>
      </w:del>
      <w:ins w:id="180" w:author="Emma Fuller" w:date="2014-04-29T18:07:00Z">
        <w:del w:id="181" w:author="Eleanor Brush" w:date="2014-05-14T13:53:00Z">
          <w:r w:rsidDel="00A8577C">
            <w:rPr>
              <w:rFonts w:ascii="Avenir Book" w:hAnsi="Avenir Book"/>
            </w:rPr>
            <w:delText>following</w:delText>
          </w:r>
        </w:del>
      </w:ins>
      <w:del w:id="182" w:author="Eleanor Brush" w:date="2014-05-14T13:53:00Z">
        <w:r w:rsidR="00575C48" w:rsidRPr="00E53915" w:rsidDel="00A8577C">
          <w:rPr>
            <w:rFonts w:ascii="Avenir Book" w:hAnsi="Avenir Book"/>
          </w:rPr>
          <w:delText xml:space="preserve"> a recruitment function</w:delText>
        </w:r>
        <w:r w:rsidR="007B4BEA" w:rsidDel="00A8577C">
          <w:rPr>
            <w:rFonts w:ascii="Avenir Book" w:hAnsi="Avenir Book"/>
          </w:rPr>
          <w:delText>,</w:delText>
        </w:r>
        <w:r w:rsidR="00575C48" w:rsidRPr="00E53915" w:rsidDel="00A8577C">
          <w:rPr>
            <w:rFonts w:ascii="Avenir Book" w:hAnsi="Avenir Book"/>
          </w:rPr>
          <w:delText xml:space="preserve"> and these offspring disperse across the </w:delText>
        </w:r>
      </w:del>
      <w:ins w:id="183" w:author="Emma Fuller" w:date="2014-04-29T18:08:00Z">
        <w:del w:id="184" w:author="Eleanor Brush" w:date="2014-05-14T13:53:00Z">
          <w:r w:rsidDel="00A8577C">
            <w:rPr>
              <w:rFonts w:ascii="Avenir Book" w:hAnsi="Avenir Book"/>
            </w:rPr>
            <w:delText>coastline</w:delText>
          </w:r>
        </w:del>
      </w:ins>
      <w:del w:id="185" w:author="Eleanor Brush" w:date="2014-05-14T13:53:00Z">
        <w:r w:rsidR="00575C48" w:rsidRPr="00E53915" w:rsidDel="00A8577C">
          <w:rPr>
            <w:rFonts w:ascii="Avenir Book" w:hAnsi="Avenir Book"/>
          </w:rPr>
          <w:delText xml:space="preserve"> according to a dispersal kernel to become the n</w:delText>
        </w:r>
        <w:r w:rsidR="00575C48" w:rsidRPr="00A53F62" w:rsidDel="00A8577C">
          <w:rPr>
            <w:rFonts w:ascii="Avenir Book" w:hAnsi="Avenir Book"/>
          </w:rPr>
          <w:delText>ext generation’s adults</w:delText>
        </w:r>
      </w:del>
      <w:ins w:id="186" w:author="Emma Fuller" w:date="2014-04-29T18:09:00Z">
        <w:del w:id="187" w:author="Eleanor Brush" w:date="2014-05-14T13:53:00Z">
          <w:r w:rsidDel="00A8577C">
            <w:rPr>
              <w:rFonts w:ascii="Avenir Book" w:hAnsi="Avenir Book"/>
            </w:rPr>
            <w:delText xml:space="preserve">, completely replacing the previous </w:delText>
          </w:r>
        </w:del>
        <w:del w:id="188" w:author="Eleanor Brush" w:date="2014-05-13T16:34:00Z">
          <w:r w:rsidDel="00027C8A">
            <w:rPr>
              <w:rFonts w:ascii="Avenir Book" w:hAnsi="Avenir Book"/>
            </w:rPr>
            <w:delText>year’s</w:delText>
          </w:r>
        </w:del>
        <w:del w:id="189" w:author="Eleanor Brush" w:date="2014-05-14T13:53:00Z">
          <w:r w:rsidDel="00A8577C">
            <w:rPr>
              <w:rFonts w:ascii="Avenir Book" w:hAnsi="Avenir Book"/>
            </w:rPr>
            <w:delText>. A</w:delText>
          </w:r>
        </w:del>
      </w:ins>
      <w:del w:id="190" w:author="Eleanor Brush" w:date="2014-05-14T13:53:00Z">
        <w:r w:rsidR="00575C48" w:rsidRPr="00A53F62" w:rsidDel="00A8577C">
          <w:rPr>
            <w:rFonts w:ascii="Avenir Book" w:hAnsi="Avenir Book"/>
          </w:rPr>
          <w:delText>dditionally</w:delText>
        </w:r>
      </w:del>
      <w:ins w:id="191" w:author="Emma Fuller" w:date="2014-04-29T18:09:00Z">
        <w:del w:id="192" w:author="Eleanor Brush" w:date="2014-05-14T13:53:00Z">
          <w:r w:rsidDel="00A8577C">
            <w:rPr>
              <w:rFonts w:ascii="Avenir Book" w:hAnsi="Avenir Book"/>
            </w:rPr>
            <w:delText>,</w:delText>
          </w:r>
        </w:del>
      </w:ins>
      <w:del w:id="193" w:author="Eleanor Brush" w:date="2014-05-14T13:53:00Z">
        <w:r w:rsidR="00575C48" w:rsidRPr="006C4A3C" w:rsidDel="00A8577C">
          <w:rPr>
            <w:rFonts w:ascii="Avenir Book" w:hAnsi="Avenir Book"/>
          </w:rPr>
          <w:delText xml:space="preserve"> adults </w:delText>
        </w:r>
      </w:del>
      <w:ins w:id="194" w:author="Emma Fuller" w:date="2014-04-29T18:09:00Z">
        <w:del w:id="195" w:author="Eleanor Brush" w:date="2014-05-14T13:53:00Z">
          <w:r w:rsidDel="00A8577C">
            <w:rPr>
              <w:rFonts w:ascii="Avenir Book" w:hAnsi="Avenir Book"/>
            </w:rPr>
            <w:delText>are</w:delText>
          </w:r>
          <w:r w:rsidRPr="006C4A3C" w:rsidDel="00A8577C">
            <w:rPr>
              <w:rFonts w:ascii="Avenir Book" w:hAnsi="Avenir Book"/>
            </w:rPr>
            <w:delText xml:space="preserve"> </w:delText>
          </w:r>
        </w:del>
      </w:ins>
      <w:del w:id="196" w:author="Eleanor Brush" w:date="2014-05-14T13:53:00Z">
        <w:r w:rsidR="00575C48" w:rsidRPr="006C4A3C" w:rsidDel="00A8577C">
          <w:rPr>
            <w:rFonts w:ascii="Avenir Book" w:hAnsi="Avenir Book"/>
          </w:rPr>
          <w:delText>harvest</w:delText>
        </w:r>
      </w:del>
      <w:ins w:id="197" w:author="Emma Fuller" w:date="2014-04-29T18:09:00Z">
        <w:del w:id="198" w:author="Eleanor Brush" w:date="2014-05-14T13:53:00Z">
          <w:r w:rsidDel="00A8577C">
            <w:rPr>
              <w:rFonts w:ascii="Avenir Book" w:hAnsi="Avenir Book"/>
            </w:rPr>
            <w:delText>ed</w:delText>
          </w:r>
        </w:del>
      </w:ins>
      <w:del w:id="199" w:author="Eleanor Brush" w:date="2014-05-14T13:53:00Z">
        <w:r w:rsidR="00575C48" w:rsidRPr="006C4A3C" w:rsidDel="00A8577C">
          <w:rPr>
            <w:rFonts w:ascii="Avenir Book" w:hAnsi="Avenir Book"/>
          </w:rPr>
          <w:delText xml:space="preserve"> before they produce</w:delText>
        </w:r>
        <w:r w:rsidR="00E53915" w:rsidDel="00A8577C">
          <w:rPr>
            <w:rFonts w:ascii="Avenir Book" w:hAnsi="Avenir Book"/>
          </w:rPr>
          <w:delText>d</w:delText>
        </w:r>
        <w:r w:rsidR="00575C48" w:rsidRPr="006C4A3C" w:rsidDel="00A8577C">
          <w:rPr>
            <w:rFonts w:ascii="Avenir Book" w:hAnsi="Avenir Book"/>
          </w:rPr>
          <w:delText xml:space="preserve"> offspring.</w:delText>
        </w:r>
        <w:r w:rsidR="00E53915" w:rsidDel="00A8577C">
          <w:rPr>
            <w:rFonts w:ascii="Avenir Book" w:hAnsi="Avenir Book"/>
          </w:rPr>
          <w:delText xml:space="preserve"> </w:delText>
        </w:r>
      </w:del>
      <w:ins w:id="200" w:author="Emma Fuller" w:date="2014-04-29T18:10:00Z">
        <w:r w:rsidR="00F33639">
          <w:rPr>
            <w:rFonts w:ascii="Avenir Book" w:hAnsi="Avenir Book"/>
          </w:rPr>
          <w:t>More specifically,</w:t>
        </w:r>
        <w:r>
          <w:rPr>
            <w:rFonts w:ascii="Avenir Book" w:hAnsi="Avenir Book"/>
          </w:rPr>
          <w:t xml:space="preserve"> i</w:t>
        </w:r>
      </w:ins>
      <w:r w:rsidR="00575C48"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00575C48" w:rsidRPr="00827C28">
        <w:rPr>
          <w:rFonts w:ascii="Avenir Book" w:hAnsi="Avenir Book"/>
        </w:rPr>
        <w:t xml:space="preserve"> is the </w:t>
      </w:r>
      <w:r w:rsidR="00914838" w:rsidRPr="00827C28">
        <w:rPr>
          <w:rFonts w:ascii="Avenir Book" w:hAnsi="Avenir Book"/>
        </w:rPr>
        <w:t xml:space="preserve">number </w:t>
      </w:r>
      <w:r w:rsidR="00575C48" w:rsidRPr="00827C28">
        <w:rPr>
          <w:rFonts w:ascii="Avenir Book" w:hAnsi="Avenir Book"/>
        </w:rPr>
        <w:t xml:space="preserve">of </w:t>
      </w:r>
      <w:ins w:id="201" w:author="Eleanor Brush" w:date="2014-05-13T16:25:00Z">
        <w:r w:rsidR="003245CF">
          <w:rPr>
            <w:rFonts w:ascii="Avenir Book" w:hAnsi="Avenir Book"/>
          </w:rPr>
          <w:t xml:space="preserve">settling </w:t>
        </w:r>
      </w:ins>
      <w:r w:rsidR="00575C48" w:rsidRPr="00827C28">
        <w:rPr>
          <w:rFonts w:ascii="Avenir Book" w:hAnsi="Avenir Book"/>
        </w:rPr>
        <w:t xml:space="preserve">fish at position </w:t>
      </w:r>
      <m:oMath>
        <m:r>
          <w:rPr>
            <w:rFonts w:ascii="Cambria Math" w:hAnsi="Cambria Math"/>
          </w:rPr>
          <m:t>x</m:t>
        </m:r>
      </m:oMath>
      <w:r w:rsidR="00575C48" w:rsidRPr="00580DD8">
        <w:rPr>
          <w:rFonts w:ascii="Avenir Book" w:hAnsi="Avenir Book"/>
        </w:rPr>
        <w:t xml:space="preserve"> at time </w:t>
      </w:r>
      <m:oMath>
        <m:r>
          <w:rPr>
            <w:rFonts w:ascii="Cambria Math" w:hAnsi="Cambria Math"/>
          </w:rPr>
          <m:t>t</m:t>
        </m:r>
      </m:oMath>
      <w:r w:rsidR="00575C48" w:rsidRPr="00BD294E">
        <w:rPr>
          <w:rFonts w:ascii="Avenir Book" w:hAnsi="Avenir Book"/>
        </w:rPr>
        <w:t xml:space="preserve">, then the </w:t>
      </w:r>
      <w:r w:rsidR="00914838" w:rsidRPr="00BD294E">
        <w:rPr>
          <w:rFonts w:ascii="Avenir Book" w:hAnsi="Avenir Book"/>
        </w:rPr>
        <w:t xml:space="preserve">number </w:t>
      </w:r>
      <w:r w:rsidR="00575C48" w:rsidRPr="00BD294E">
        <w:rPr>
          <w:rFonts w:ascii="Avenir Book" w:hAnsi="Avenir Book"/>
        </w:rPr>
        <w:t xml:space="preserve">of fish </w:t>
      </w:r>
      <w:ins w:id="202" w:author="Emma Fuller" w:date="2014-04-29T18:10:00Z">
        <w:r>
          <w:rPr>
            <w:rFonts w:ascii="Avenir Book" w:hAnsi="Avenir Book"/>
          </w:rPr>
          <w:t>in</w:t>
        </w:r>
        <w:r w:rsidRPr="00BD294E">
          <w:rPr>
            <w:rFonts w:ascii="Avenir Book" w:hAnsi="Avenir Book"/>
          </w:rPr>
          <w:t xml:space="preserve"> </w:t>
        </w:r>
      </w:ins>
      <w:r w:rsidR="00575C48" w:rsidRPr="00BD294E">
        <w:rPr>
          <w:rFonts w:ascii="Avenir Book" w:hAnsi="Avenir Book"/>
        </w:rPr>
        <w:t>the next generation is given by</w:t>
      </w:r>
      <w:ins w:id="203" w:author="Emma Fuller" w:date="2014-04-29T18:12:00Z">
        <w:r w:rsidR="001B4050">
          <w:rPr>
            <w:rFonts w:ascii="Avenir Book" w:hAnsi="Avenir Book"/>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19A8B7DE" w:rsidR="002F5A83" w:rsidRPr="003B1C03" w:rsidRDefault="00687017">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sSub>
                      <m:sSubPr>
                        <m:ctrlPr>
                          <w:ins w:id="204" w:author="Eleanor Brush" w:date="2014-05-14T13:45:00Z">
                            <w:rPr>
                              <w:rFonts w:ascii="Cambria Math" w:hAnsi="Cambria Math"/>
                              <w:i/>
                            </w:rPr>
                          </w:ins>
                        </m:ctrlPr>
                      </m:sSubPr>
                      <m:e>
                        <w:ins w:id="205" w:author="Eleanor Brush" w:date="2014-05-14T13:45:00Z">
                          <m:r>
                            <w:rPr>
                              <w:rFonts w:ascii="Cambria Math" w:hAnsi="Cambria Math"/>
                            </w:rPr>
                            <m:t>R</m:t>
                          </m:r>
                        </w:ins>
                      </m:e>
                      <m:sub>
                        <w:ins w:id="206" w:author="Eleanor Brush" w:date="2014-05-14T13:45:00Z">
                          <m:r>
                            <w:rPr>
                              <w:rFonts w:ascii="Cambria Math" w:hAnsi="Cambria Math"/>
                            </w:rPr>
                            <m:t>0</m:t>
                          </m:r>
                        </w:ins>
                      </m:sub>
                    </m:sSub>
                    <w:ins w:id="207" w:author="Eleanor Brush" w:date="2014-05-13T16:24:00Z">
                      <m:r>
                        <w:rPr>
                          <w:rFonts w:ascii="Cambria Math" w:hAnsi="Cambria Math"/>
                        </w:rPr>
                        <m:t>(</m:t>
                      </m:r>
                    </w:ins>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w:ins w:id="208" w:author="Eleanor Brush" w:date="2014-05-13T16:24:00Z">
                      <m:r>
                        <w:rPr>
                          <w:rFonts w:ascii="Cambria Math" w:hAnsi="Cambria Math"/>
                        </w:rPr>
                        <m:t>)</m:t>
                      </m:r>
                    </w:ins>
                    <m:r>
                      <w:rPr>
                        <w:rFonts w:ascii="Cambria Math" w:hAnsi="Cambria Math"/>
                      </w:rPr>
                      <m:t>-g(</m:t>
                    </m:r>
                    <m:sSub>
                      <m:sSubPr>
                        <m:ctrlPr>
                          <w:rPr>
                            <w:rFonts w:ascii="Cambria Math" w:hAnsi="Cambria Math"/>
                            <w:i/>
                          </w:rPr>
                        </m:ctrlPr>
                      </m:sSubPr>
                      <m:e>
                        <w:ins w:id="209" w:author="Eleanor Brush" w:date="2014-05-13T16:25:00Z">
                          <m:r>
                            <w:rPr>
                              <w:rFonts w:ascii="Cambria Math" w:hAnsi="Cambria Math"/>
                            </w:rPr>
                            <m:t>f(</m:t>
                          </m:r>
                        </w:ins>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w:ins w:id="210" w:author="Eleanor Brush" w:date="2014-05-13T16:25:00Z">
                      <m:r>
                        <w:rPr>
                          <w:rFonts w:ascii="Cambria Math" w:hAnsi="Cambria Math"/>
                        </w:rPr>
                        <m:t>)</m:t>
                      </m:r>
                    </w:ins>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A5C7A9" w:rsidR="00286808" w:rsidRPr="00D83B78" w:rsidRDefault="00A8577C" w:rsidP="00AD2D55">
      <w:pPr>
        <w:spacing w:line="480" w:lineRule="auto"/>
        <w:rPr>
          <w:rFonts w:ascii="Avenir Book" w:hAnsi="Avenir Book"/>
        </w:rPr>
      </w:pPr>
      <w:ins w:id="211" w:author="Eleanor Brush" w:date="2014-05-14T13:57:00Z">
        <w:r>
          <w:rPr>
            <w:rFonts w:ascii="Avenir Book" w:hAnsi="Avenir Book"/>
          </w:rPr>
          <w:t>w</w:t>
        </w:r>
      </w:ins>
      <w:del w:id="212" w:author="Eleanor Brush" w:date="2014-05-14T13:57:00Z">
        <w:r w:rsidRPr="003B1C03" w:rsidDel="00A8577C">
          <w:rPr>
            <w:rFonts w:ascii="Avenir Book" w:hAnsi="Avenir Book"/>
          </w:rPr>
          <w:delText>W</w:delText>
        </w:r>
      </w:del>
      <w:r w:rsidR="00575C48" w:rsidRPr="003B1C03">
        <w:rPr>
          <w:rFonts w:ascii="Avenir Book" w:hAnsi="Avenir Book"/>
        </w:rPr>
        <w:t>here</w:t>
      </w:r>
      <w:ins w:id="213" w:author="Eleanor Brush" w:date="2014-05-14T13:57:00Z">
        <w:r>
          <w:rPr>
            <w:rFonts w:ascii="Avenir Book" w:hAnsi="Avenir Book"/>
          </w:rPr>
          <w:t xml:space="preserve"> </w:t>
        </w:r>
        <m:oMath>
          <m:r>
            <w:rPr>
              <w:rFonts w:ascii="Cambria Math" w:hAnsi="Cambria Math"/>
            </w:rPr>
            <m:t>f(n)</m:t>
          </m:r>
        </m:oMath>
        <w:r w:rsidRPr="00A8577C">
          <w:rPr>
            <w:rFonts w:ascii="Avenir Book" w:hAnsi="Avenir Book"/>
          </w:rPr>
          <w:t xml:space="preserve"> </w:t>
        </w:r>
        <w:r>
          <w:rPr>
            <w:rFonts w:ascii="Avenir Book" w:hAnsi="Avenir Book"/>
          </w:rPr>
          <w:t xml:space="preserve">is a recruitment function describing the number of larvae that settle and survive in juvenile population of size </w:t>
        </w:r>
        <m:oMath>
          <m:r>
            <w:rPr>
              <w:rFonts w:ascii="Cambria Math" w:hAnsi="Cambria Math"/>
            </w:rPr>
            <m:t>n</m:t>
          </m:r>
        </m:oMath>
        <w:r>
          <w:rPr>
            <w:rFonts w:ascii="Avenir Book" w:eastAsiaTheme="minorEastAsia" w:hAnsi="Avenir Book"/>
          </w:rPr>
          <w:t>,</w:t>
        </w:r>
      </w:ins>
      <w:r w:rsidR="00575C48" w:rsidRPr="003B1C03">
        <w:rPr>
          <w:rFonts w:ascii="Avenir Book" w:hAnsi="Avenir Book"/>
        </w:rPr>
        <w:t xml:space="preserve"> </w:t>
      </w:r>
      <m:oMath>
        <m:r>
          <w:rPr>
            <w:rFonts w:ascii="Cambria Math" w:hAnsi="Cambria Math"/>
          </w:rPr>
          <m:t>g(n)</m:t>
        </m:r>
      </m:oMath>
      <w:r w:rsidR="00575C48"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00575C48"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00575C48" w:rsidRPr="003B1C03">
        <w:rPr>
          <w:rFonts w:ascii="Avenir Book" w:hAnsi="Avenir Book"/>
        </w:rPr>
        <w:t>,</w:t>
      </w:r>
      <w:ins w:id="214" w:author="Eleanor Brush" w:date="2014-05-14T13:58:00Z">
        <w:r>
          <w:rPr>
            <w:rFonts w:ascii="Avenir Book" w:hAnsi="Avenir Book"/>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ascii="Avenir Book" w:eastAsiaTheme="minorEastAsia" w:hAnsi="Avenir Book"/>
          </w:rPr>
          <w:t>is the intrinsic growth rate,</w:t>
        </w:r>
        <w:r>
          <w:rPr>
            <w:rFonts w:ascii="Avenir Book" w:hAnsi="Avenir Book"/>
          </w:rPr>
          <w:t xml:space="preserve"> </w:t>
        </w:r>
      </w:ins>
      <w:ins w:id="215" w:author="Eleanor Brush" w:date="2014-05-14T13:57:00Z">
        <w:r>
          <w:rPr>
            <w:rFonts w:ascii="Avenir Book" w:hAnsi="Avenir Book"/>
          </w:rPr>
          <w:t xml:space="preserve"> </w:t>
        </w:r>
      </w:ins>
      <w:del w:id="216" w:author="Eleanor Brush" w:date="2014-05-14T13:56:00Z">
        <m:oMath>
          <m:r>
            <m:rPr>
              <m:sty m:val="p"/>
            </m:rPr>
            <w:rPr>
              <w:rFonts w:ascii="Cambria Math" w:hAnsi="Cambria Math"/>
            </w:rPr>
            <m:t xml:space="preserve"> </m:t>
          </m:r>
        </m:oMath>
      </w:del>
      <m:oMath>
        <m:r>
          <w:rPr>
            <w:rFonts w:ascii="Cambria Math" w:hAnsi="Cambria Math"/>
          </w:rPr>
          <m:t>k(x-y)</m:t>
        </m:r>
      </m:oMath>
      <w:ins w:id="217" w:author="Eleanor Brush" w:date="2014-05-14T13:46:00Z">
        <w:r w:rsidR="00055510">
          <w:rPr>
            <w:rFonts w:ascii="Avenir Book" w:eastAsiaTheme="minorEastAsia" w:hAnsi="Avenir Book"/>
          </w:rPr>
          <w:t>,</w:t>
        </w:r>
      </w:ins>
      <w:r w:rsidR="00575C48" w:rsidRPr="00A22A2F">
        <w:rPr>
          <w:rFonts w:ascii="Avenir Book" w:hAnsi="Avenir Book"/>
        </w:rPr>
        <w:t xml:space="preserve"> is </w:t>
      </w:r>
      <w:r w:rsidR="00A33E2D" w:rsidRPr="00FF5FB1">
        <w:rPr>
          <w:rFonts w:ascii="Avenir Book" w:hAnsi="Avenir Book"/>
        </w:rPr>
        <w:t xml:space="preserve">a </w:t>
      </w:r>
      <w:r w:rsidR="00575C48" w:rsidRPr="00FF5FB1">
        <w:rPr>
          <w:rFonts w:ascii="Avenir Book" w:hAnsi="Avenir Book"/>
        </w:rPr>
        <w:t>dispersal kernel giving the probability of</w:t>
      </w:r>
      <w:r w:rsidR="00575C48" w:rsidRPr="00580DD8">
        <w:rPr>
          <w:rFonts w:ascii="Avenir Book" w:hAnsi="Avenir Book"/>
        </w:rPr>
        <w:t xml:space="preserve"> a larva traveling from position </w:t>
      </w:r>
      <m:oMath>
        <m:r>
          <w:rPr>
            <w:rFonts w:ascii="Cambria Math" w:hAnsi="Cambria Math"/>
          </w:rPr>
          <m:t>y</m:t>
        </m:r>
      </m:oMath>
      <w:r w:rsidR="00575C48" w:rsidRPr="00580DD8">
        <w:rPr>
          <w:rFonts w:ascii="Avenir Book" w:hAnsi="Avenir Book"/>
        </w:rPr>
        <w:t xml:space="preserve"> to position </w:t>
      </w:r>
      <m:oMath>
        <m:r>
          <w:rPr>
            <w:rFonts w:ascii="Cambria Math" w:hAnsi="Cambria Math"/>
          </w:rPr>
          <m:t>x</m:t>
        </m:r>
      </m:oMath>
      <w:r w:rsidR="00575C48" w:rsidRPr="00BD294E">
        <w:rPr>
          <w:rFonts w:ascii="Avenir Book" w:hAnsi="Avenir Book"/>
        </w:rPr>
        <w:t xml:space="preserve">, </w:t>
      </w:r>
      <m:oMath>
        <m:r>
          <w:rPr>
            <w:rFonts w:ascii="Cambria Math" w:hAnsi="Cambria Math"/>
          </w:rPr>
          <m:t>L</m:t>
        </m:r>
      </m:oMath>
      <w:r w:rsidR="00575C48" w:rsidRPr="00BD294E">
        <w:rPr>
          <w:rFonts w:ascii="Avenir Book" w:hAnsi="Avenir Book"/>
        </w:rPr>
        <w:t xml:space="preserve"> is the length of the patch, and </w:t>
      </w:r>
      <m:oMath>
        <m:r>
          <w:rPr>
            <w:rFonts w:ascii="Cambria Math" w:hAnsi="Cambria Math"/>
          </w:rPr>
          <m:t>c</m:t>
        </m:r>
      </m:oMath>
      <w:r w:rsidR="00575C48" w:rsidRPr="006C4A3C">
        <w:rPr>
          <w:rFonts w:ascii="Avenir Book" w:hAnsi="Avenir Book"/>
        </w:rPr>
        <w:t xml:space="preserve"> is the rate at which </w:t>
      </w:r>
      <w:r w:rsidR="002253AD" w:rsidRPr="006C4A3C">
        <w:rPr>
          <w:rFonts w:ascii="Avenir Book" w:hAnsi="Avenir Book"/>
        </w:rPr>
        <w:t xml:space="preserve">the patch </w:t>
      </w:r>
      <w:r w:rsidR="00575C48"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ins w:id="218" w:author="Emma Fuller" w:date="2014-04-30T08:55:00Z">
        <m:oMath>
          <m:r>
            <w:rPr>
              <w:rFonts w:ascii="Cambria Math" w:hAnsi="Cambria Math"/>
            </w:rPr>
            <m:t>t</m:t>
          </m:r>
        </m:oMath>
      </w:ins>
      <w:r w:rsidR="002253AD" w:rsidRPr="003B1C03">
        <w:rPr>
          <w:rFonts w:ascii="Avenir Book" w:hAnsi="Avenir Book"/>
        </w:rPr>
        <w:t xml:space="preserve"> will be at location </w:t>
      </w:r>
      <m:oMath>
        <m:sSub>
          <m:sSubPr>
            <m:ctrlPr>
              <w:ins w:id="219" w:author="Emma Fuller" w:date="2014-04-30T08:55:00Z">
                <w:del w:id="220" w:author="Eleanor Brush" w:date="2014-05-14T13:58:00Z">
                  <w:rPr>
                    <w:rFonts w:ascii="Cambria Math" w:hAnsi="Cambria Math"/>
                    <w:i/>
                  </w:rPr>
                </w:del>
              </w:ins>
            </m:ctrlPr>
          </m:sSubPr>
          <m:e>
            <w:ins w:id="221" w:author="Emma Fuller" w:date="2014-04-30T08:55:00Z">
              <w:del w:id="222" w:author="Eleanor Brush" w:date="2014-05-14T13:58:00Z">
                <m:r>
                  <w:rPr>
                    <w:rFonts w:ascii="Cambria Math" w:hAnsi="Cambria Math"/>
                  </w:rPr>
                  <m:t>c</m:t>
                </m:r>
              </w:del>
            </w:ins>
          </m:e>
          <m:sub>
            <w:ins w:id="223" w:author="Emma Fuller" w:date="2014-04-30T08:55:00Z">
              <w:del w:id="224" w:author="Eleanor Brush" w:date="2014-05-14T13:58:00Z">
                <m:r>
                  <w:rPr>
                    <w:rFonts w:ascii="Cambria Math" w:hAnsi="Cambria Math"/>
                  </w:rPr>
                  <m:t>t</m:t>
                </m:r>
              </w:del>
            </w:ins>
          </m:sub>
        </m:sSub>
        <w:ins w:id="225" w:author="Eleanor Brush" w:date="2014-05-14T13:58:00Z">
          <m:r>
            <w:rPr>
              <w:rFonts w:ascii="Cambria Math" w:hAnsi="Cambria Math"/>
            </w:rPr>
            <m:t>ct</m:t>
          </m:r>
        </w:ins>
      </m:oMath>
      <w:r w:rsidR="00575C48"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m:oMath>
        <m:r>
          <w:rPr>
            <w:rFonts w:ascii="Cambria Math" w:hAnsi="Cambria Math"/>
          </w:rPr>
          <m:t>g(n)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71E60B1A" w:rsidR="00917458" w:rsidRPr="00827C28" w:rsidRDefault="00575C48" w:rsidP="00AD2D55">
      <w:pPr>
        <w:spacing w:line="480" w:lineRule="auto"/>
        <w:rPr>
          <w:rFonts w:ascii="Avenir Book" w:hAnsi="Avenir Book"/>
        </w:rPr>
      </w:pPr>
      <w:r w:rsidRPr="00D83B78">
        <w:rPr>
          <w:rFonts w:ascii="Avenir Book" w:hAnsi="Avenir Book"/>
        </w:rPr>
        <w:lastRenderedPageBreak/>
        <w:t>We used</w:t>
      </w:r>
      <w:r w:rsidRPr="00A22A2F">
        <w:rPr>
          <w:rFonts w:ascii="Avenir Book" w:hAnsi="Avenir Book"/>
        </w:rPr>
        <w:t xml:space="preserve"> a </w:t>
      </w:r>
      <w:r w:rsidRPr="003B1C03">
        <w:rPr>
          <w:rFonts w:ascii="Avenir Book" w:hAnsi="Avenir Book"/>
        </w:rPr>
        <w:t xml:space="preserve">Beverton-Holt stock-recruitment function </w:t>
      </w:r>
      <w:ins w:id="226" w:author="Emma Fuller" w:date="2014-04-29T18:13:00Z">
        <w:r w:rsidR="001B4050">
          <w:rPr>
            <w:rFonts w:ascii="Avenir Book" w:hAnsi="Avenir Book"/>
          </w:rPr>
          <w:t xml:space="preserve">to describe the </w:t>
        </w:r>
        <w:del w:id="227" w:author="Eleanor Brush" w:date="2014-05-14T13:59:00Z">
          <w:r w:rsidR="001B4050" w:rsidDel="00A8577C">
            <w:rPr>
              <w:rFonts w:ascii="Avenir Book" w:hAnsi="Avenir Book"/>
            </w:rPr>
            <w:delText>production</w:delText>
          </w:r>
        </w:del>
      </w:ins>
      <w:ins w:id="228" w:author="Eleanor Brush" w:date="2014-05-14T13:59:00Z">
        <w:r w:rsidR="00A8577C">
          <w:rPr>
            <w:rFonts w:ascii="Avenir Book" w:hAnsi="Avenir Book"/>
          </w:rPr>
          <w:t>settlement and survival</w:t>
        </w:r>
      </w:ins>
      <w:ins w:id="229" w:author="Emma Fuller" w:date="2014-04-29T18:13:00Z">
        <w:r w:rsidR="001B4050">
          <w:rPr>
            <w:rFonts w:ascii="Avenir Book" w:hAnsi="Avenir Book"/>
          </w:rPr>
          <w:t xml:space="preserve"> of </w:t>
        </w:r>
        <w:del w:id="230" w:author="Eleanor Brush" w:date="2014-05-14T13:59:00Z">
          <w:r w:rsidR="001B4050" w:rsidDel="00A8577C">
            <w:rPr>
              <w:rFonts w:ascii="Avenir Book" w:hAnsi="Avenir Book"/>
            </w:rPr>
            <w:delText>new</w:delText>
          </w:r>
        </w:del>
      </w:ins>
      <w:ins w:id="231" w:author="Eleanor Brush" w:date="2014-05-14T13:59:00Z">
        <w:r w:rsidR="00A8577C">
          <w:rPr>
            <w:rFonts w:ascii="Avenir Book" w:hAnsi="Avenir Book"/>
          </w:rPr>
          <w:t>juvenile</w:t>
        </w:r>
      </w:ins>
      <w:ins w:id="232" w:author="Emma Fuller" w:date="2014-04-29T18:13:00Z">
        <w:r w:rsidR="001B4050">
          <w:rPr>
            <w:rFonts w:ascii="Avenir Book" w:hAnsi="Avenir Book"/>
          </w:rPr>
          <w:t xml:space="preserve"> fish</w:t>
        </w:r>
        <w:r w:rsidR="001B4050" w:rsidRPr="003B1C03">
          <w:rPr>
            <w:rFonts w:ascii="Avenir Book" w:hAnsi="Avenir Book"/>
          </w:rPr>
          <w:t xml:space="preserve"> </w:t>
        </w:r>
      </w:ins>
      <m:oMath>
        <m:r>
          <w:rPr>
            <w:rFonts w:ascii="Cambria Math" w:hAnsi="Cambria Math"/>
          </w:rPr>
          <m:t>f(n)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28218A39" w:rsidR="00C74D6A" w:rsidRPr="003B1C03" w:rsidRDefault="00C74D6A" w:rsidP="00055510">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del w:id="233" w:author="Eleanor Brush" w:date="2014-05-14T13:45:00Z">
                            <w:rPr>
                              <w:rFonts w:ascii="Cambria Math" w:hAnsi="Cambria Math"/>
                            </w:rPr>
                          </w:del>
                        </m:ctrlPr>
                      </m:sSubPr>
                      <m:e>
                        <w:del w:id="234" w:author="Eleanor Brush" w:date="2014-05-14T13:45:00Z">
                          <m:r>
                            <w:rPr>
                              <w:rFonts w:ascii="Cambria Math" w:hAnsi="Cambria Math"/>
                            </w:rPr>
                            <m:t>R</m:t>
                          </m:r>
                        </w:del>
                      </m:e>
                      <m:sub>
                        <w:del w:id="235" w:author="Eleanor Brush" w:date="2014-05-14T13:45:00Z">
                          <m:r>
                            <w:rPr>
                              <w:rFonts w:ascii="Cambria Math" w:hAnsi="Cambria Math"/>
                            </w:rPr>
                            <m:t>0</m:t>
                          </m:r>
                        </w:del>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2E02E972" w:rsidR="00917458" w:rsidRPr="00BE4CF8" w:rsidRDefault="00575C48" w:rsidP="00AD2D55">
      <w:pPr>
        <w:spacing w:line="480" w:lineRule="auto"/>
        <w:rPr>
          <w:rFonts w:ascii="Avenir Book" w:hAnsi="Avenir Book"/>
        </w:rPr>
      </w:pPr>
      <w:del w:id="236" w:author="Eleanor Brush" w:date="2014-05-14T14:00:00Z">
        <w:r w:rsidRPr="003B1C03" w:rsidDel="00D90B59">
          <w:rPr>
            <w:rFonts w:ascii="Avenir Book" w:hAnsi="Avenir Book"/>
          </w:rPr>
          <w:delText>which gives the number of offspring produced by</w:delText>
        </w:r>
      </w:del>
      <w:ins w:id="237" w:author="Eleanor Brush" w:date="2014-05-14T14:00:00Z">
        <w:r w:rsidR="00D90B59">
          <w:rPr>
            <w:rFonts w:ascii="Avenir Book" w:hAnsi="Avenir Book"/>
          </w:rPr>
          <w:t>as a function of the number</w:t>
        </w:r>
      </w:ins>
      <w:r w:rsidRPr="003B1C03">
        <w:rPr>
          <w:rFonts w:ascii="Avenir Book" w:hAnsi="Avenir Book"/>
        </w:rPr>
        <w:t xml:space="preserve"> </w:t>
      </w:r>
      <m:oMath>
        <m:r>
          <w:rPr>
            <w:rFonts w:ascii="Cambria Math" w:hAnsi="Cambria Math"/>
          </w:rPr>
          <m:t>n</m:t>
        </m:r>
      </m:oMath>
      <w:r w:rsidRPr="003B1C03">
        <w:rPr>
          <w:rFonts w:ascii="Avenir Book" w:hAnsi="Avenir Book"/>
        </w:rPr>
        <w:t xml:space="preserve"> </w:t>
      </w:r>
      <w:ins w:id="238" w:author="Emma Fuller" w:date="2014-04-29T18:13:00Z">
        <w:del w:id="239" w:author="Eleanor Brush" w:date="2014-05-14T14:00:00Z">
          <w:r w:rsidR="001B4050" w:rsidDel="00D90B59">
            <w:rPr>
              <w:rFonts w:ascii="Avenir Book" w:hAnsi="Avenir Book"/>
            </w:rPr>
            <w:delText>adults</w:delText>
          </w:r>
        </w:del>
      </w:ins>
      <w:ins w:id="240" w:author="Eleanor Brush" w:date="2014-05-14T14:00:00Z">
        <w:r w:rsidR="00D90B59">
          <w:rPr>
            <w:rFonts w:ascii="Avenir Book" w:hAnsi="Avenir Book"/>
          </w:rPr>
          <w:t>of juveniles</w:t>
        </w:r>
      </w:ins>
      <w:ins w:id="241" w:author="Emma Fuller" w:date="2014-04-29T18:13:00Z">
        <w:r w:rsidR="001B4050">
          <w:rPr>
            <w:rFonts w:ascii="Avenir Book" w:hAnsi="Avenir Book"/>
          </w:rPr>
          <w:t xml:space="preserve">, </w:t>
        </w:r>
      </w:ins>
      <w:r w:rsidR="00A97B9D" w:rsidRPr="00827C28">
        <w:rPr>
          <w:rFonts w:ascii="Avenir Book" w:hAnsi="Avenir Book"/>
        </w:rPr>
        <w:t xml:space="preserve">after </w:t>
      </w:r>
      <w:r w:rsidRPr="00827C28">
        <w:rPr>
          <w:rFonts w:ascii="Avenir Book" w:hAnsi="Avenir Book"/>
        </w:rPr>
        <w:t>accounting for density dependen</w:t>
      </w:r>
      <w:ins w:id="242" w:author="Emma Fuller" w:date="2014-04-29T18:14:00Z">
        <w:r w:rsidR="001B4050">
          <w:rPr>
            <w:rFonts w:ascii="Avenir Book" w:hAnsi="Avenir Book"/>
          </w:rPr>
          <w:t>t</w:t>
        </w:r>
      </w:ins>
      <w:ins w:id="243" w:author="Emma Fuller" w:date="2014-04-29T18:13:00Z">
        <w:r w:rsidR="001B4050">
          <w:rPr>
            <w:rFonts w:ascii="Avenir Book" w:hAnsi="Avenir Book"/>
          </w:rPr>
          <w:t xml:space="preserve"> competition and mortality</w:t>
        </w:r>
      </w:ins>
      <w:r w:rsidRPr="00827C28">
        <w:rPr>
          <w:rFonts w:ascii="Avenir Book" w:hAnsi="Avenir Book"/>
        </w:rPr>
        <w:t xml:space="preserve">. </w:t>
      </w:r>
      <w:del w:id="244" w:author="Eleanor Brush" w:date="2014-05-14T13:46:00Z">
        <w:r w:rsidRPr="00827C28" w:rsidDel="00055510">
          <w:rPr>
            <w:rFonts w:ascii="Avenir Book" w:hAnsi="Avenir Book"/>
          </w:rPr>
          <w:delText xml:space="preserve">Here </w:delText>
        </w:r>
      </w:del>
      <w:ins w:id="245" w:author="Eleanor Brush" w:date="2014-05-14T13:46:00Z">
        <w:r w:rsidR="00055510" w:rsidRPr="00827C28">
          <w:rPr>
            <w:rFonts w:ascii="Avenir Book" w:hAnsi="Avenir Book"/>
          </w:rPr>
          <w:t xml:space="preserve"> </w:t>
        </w:r>
      </w:ins>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w:t>
      </w:r>
      <w:ins w:id="246" w:author="Eleanor Brush" w:date="2014-05-14T13:46:00Z">
        <w:r w:rsidR="00055510">
          <w:rPr>
            <w:rFonts w:ascii="Avenir Book" w:hAnsi="Avenir Book"/>
          </w:rPr>
          <w:t xml:space="preserve">again </w:t>
        </w:r>
      </w:ins>
      <w:r w:rsidRPr="003B1C03">
        <w:rPr>
          <w:rFonts w:ascii="Avenir Book" w:hAnsi="Avenir Book"/>
        </w:rPr>
        <w:t xml:space="preserve">the intrinsic growth rate and </w:t>
      </w:r>
      <m:oMath>
        <m:r>
          <w:rPr>
            <w:rFonts w:ascii="Cambria Math" w:hAnsi="Cambria Math"/>
          </w:rPr>
          <m:t>K</m:t>
        </m:r>
      </m:oMath>
      <w:r w:rsidRPr="003B1C03">
        <w:rPr>
          <w:rFonts w:ascii="Avenir Book" w:hAnsi="Avenir Book"/>
        </w:rPr>
        <w:t xml:space="preserve"> is </w:t>
      </w:r>
      <w:ins w:id="247" w:author="Eleanor Brush" w:date="2014-05-11T20:14:00Z">
        <w:r w:rsidR="00CA32DC">
          <w:rPr>
            <w:rFonts w:ascii="Avenir Book" w:hAnsi="Avenir Book"/>
          </w:rPr>
          <w:t xml:space="preserve">the </w:t>
        </w:r>
      </w:ins>
      <w:r w:rsidRPr="003B1C03">
        <w:rPr>
          <w:rFonts w:ascii="Avenir Book" w:hAnsi="Avenir Book"/>
        </w:rPr>
        <w:t>carrying capacity</w:t>
      </w:r>
      <w:ins w:id="248" w:author="Eleanor Brush" w:date="2014-05-11T20:15:00Z">
        <w:r w:rsidR="00CA32DC">
          <w:rPr>
            <w:rFonts w:ascii="Avenir Book" w:hAnsi="Avenir Book"/>
          </w:rPr>
          <w:t xml:space="preserve"> at a given point in space, which we assume to be constant </w:t>
        </w:r>
      </w:ins>
      <w:r w:rsidRPr="003B1C03">
        <w:rPr>
          <w:rFonts w:ascii="Avenir Book" w:hAnsi="Avenir Book"/>
        </w:rPr>
        <w:t xml:space="preserve"> (see </w:t>
      </w:r>
      <w:r w:rsidR="00A97B9D" w:rsidRPr="00E53915">
        <w:rPr>
          <w:rFonts w:ascii="Avenir Book" w:hAnsi="Avenir Book"/>
        </w:rPr>
        <w:t>T</w:t>
      </w:r>
      <w:r w:rsidRPr="00E53915">
        <w:rPr>
          <w:rFonts w:ascii="Avenir Book" w:hAnsi="Avenir Book"/>
        </w:rPr>
        <w:t>able 1 for a full description of parameters and functions).</w:t>
      </w:r>
      <w:r w:rsidR="00286808" w:rsidRPr="00BE4CF8">
        <w:rPr>
          <w:rFonts w:ascii="Avenir Book" w:hAnsi="Avenir Book"/>
        </w:rPr>
        <w:t xml:space="preserve"> </w:t>
      </w:r>
    </w:p>
    <w:p w14:paraId="5FE75CFE" w14:textId="00F4AC41"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ins w:id="249" w:author="Emma Fuller" w:date="2014-04-30T08:00:00Z">
        <w:r w:rsidR="00F47957">
          <w:rPr>
            <w:rFonts w:ascii="Avenir Book" w:hAnsi="Avenir Book"/>
          </w:rPr>
          <w:t>s and destinations</w:t>
        </w:r>
      </w:ins>
      <w:r w:rsidRPr="00E75A47">
        <w:rPr>
          <w:rFonts w:ascii="Avenir Book" w:hAnsi="Avenir Book"/>
        </w:rPr>
        <w:t xml:space="preserve"> of larvae</w:t>
      </w:r>
      <w:ins w:id="250" w:author="Emma Fuller" w:date="2014-04-30T08:00:00Z">
        <w:r w:rsidR="00F47957">
          <w:rPr>
            <w:rFonts w:ascii="Avenir Book" w:hAnsi="Avenir Book"/>
          </w:rPr>
          <w:t xml:space="preserve">, that is if </w:t>
        </w:r>
      </w:ins>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In our analyses, as in L</w:t>
      </w:r>
      <w:r w:rsidRPr="00BE4CF8">
        <w:rPr>
          <w:rFonts w:ascii="Avenir Book" w:hAnsi="Avenir Book"/>
        </w:rPr>
        <w:t xml:space="preserve">atore, Gould, and Mortimer (1998), we used </w:t>
      </w:r>
      <w:ins w:id="251" w:author="Emma Fuller" w:date="2014-04-30T08:01:00Z">
        <w:r w:rsidR="00F47957">
          <w:rPr>
            <w:rFonts w:ascii="Avenir Book" w:hAnsi="Avenir Book"/>
          </w:rPr>
          <w:t>a</w:t>
        </w:r>
        <w:r w:rsidR="00F47957" w:rsidRPr="00BE4CF8">
          <w:rPr>
            <w:rFonts w:ascii="Avenir Book" w:hAnsi="Avenir Book"/>
          </w:rPr>
          <w:t xml:space="preserve"> </w:t>
        </w:r>
      </w:ins>
      <w:r w:rsidRPr="00BE4CF8">
        <w:rPr>
          <w:rFonts w:ascii="Avenir Book" w:hAnsi="Avenir Book"/>
        </w:rPr>
        <w:t>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0D4840EA" w:rsidR="00232ABD" w:rsidRDefault="00575C48" w:rsidP="00AD2D55">
      <w:pPr>
        <w:spacing w:line="480" w:lineRule="auto"/>
        <w:rPr>
          <w:rFonts w:ascii="Avenir Book" w:hAnsi="Avenir Book"/>
        </w:rPr>
      </w:pPr>
      <w:r w:rsidRPr="003B1C03">
        <w:rPr>
          <w:rFonts w:ascii="Avenir Book" w:hAnsi="Avenir Book"/>
        </w:rPr>
        <w:t>To derive analytical expressions</w:t>
      </w:r>
      <w:ins w:id="252" w:author="Eleanor Brush" w:date="2014-05-11T20:15:00Z">
        <w:r w:rsidR="00CA32DC">
          <w:rPr>
            <w:rFonts w:ascii="Avenir Book" w:hAnsi="Avenir Book"/>
          </w:rPr>
          <w:t xml:space="preserve"> for the critical </w:t>
        </w:r>
      </w:ins>
      <w:ins w:id="253" w:author="Eleanor Brush" w:date="2014-05-11T20:16:00Z">
        <w:r w:rsidR="00CA32DC">
          <w:rPr>
            <w:rFonts w:ascii="Avenir Book" w:hAnsi="Avenir Book"/>
          </w:rPr>
          <w:t>rates of harvesting and climate velocity</w:t>
        </w:r>
      </w:ins>
      <w:r w:rsidRPr="003B1C03">
        <w:rPr>
          <w:rFonts w:ascii="Avenir Book" w:hAnsi="Avenir Book"/>
        </w:rPr>
        <w:t xml:space="preserve">, we approximated the kernel, as described </w:t>
      </w:r>
      <w:r w:rsidR="00F912D7" w:rsidRPr="003B1C03">
        <w:rPr>
          <w:rFonts w:ascii="Avenir Book" w:hAnsi="Avenir Book"/>
        </w:rPr>
        <w:t xml:space="preserve">in </w:t>
      </w:r>
      <w:r w:rsidRPr="00827C28">
        <w:rPr>
          <w:rFonts w:ascii="Avenir Book" w:hAnsi="Avenir Book"/>
        </w:rPr>
        <w:t>Appendix A.3</w:t>
      </w:r>
      <w:r w:rsidR="00E84496" w:rsidRPr="003B1C03">
        <w:rPr>
          <w:rFonts w:ascii="Avenir Book" w:hAnsi="Avenir Book"/>
        </w:rPr>
        <w:t>.</w:t>
      </w:r>
      <w:r w:rsidRPr="003B1C03">
        <w:rPr>
          <w:rFonts w:ascii="Avenir Book" w:hAnsi="Avenir Book"/>
        </w:rPr>
        <w:t xml:space="preserve"> </w:t>
      </w:r>
      <w:ins w:id="254" w:author="Emma Fuller" w:date="2014-04-30T08:04:00Z">
        <w:r w:rsidR="00CD3291">
          <w:rPr>
            <w:rFonts w:ascii="Avenir Book" w:hAnsi="Avenir Book"/>
          </w:rPr>
          <w:t xml:space="preserve"> Further, to </w:t>
        </w:r>
      </w:ins>
      <w:r w:rsidR="00232ABD">
        <w:rPr>
          <w:rFonts w:ascii="Avenir Book" w:hAnsi="Avenir Book"/>
        </w:rPr>
        <w:t xml:space="preserve">examine </w:t>
      </w:r>
      <w:ins w:id="255" w:author="Emma Fuller" w:date="2014-04-30T08:04:00Z">
        <w:r w:rsidR="00CD3291">
          <w:rPr>
            <w:rFonts w:ascii="Avenir Book" w:hAnsi="Avenir Book"/>
          </w:rPr>
          <w:t xml:space="preserve">the </w:t>
        </w:r>
      </w:ins>
      <w:r w:rsidR="00232ABD">
        <w:rPr>
          <w:rFonts w:ascii="Avenir Book" w:hAnsi="Avenir Book"/>
        </w:rPr>
        <w:t>sensitivity</w:t>
      </w:r>
      <w:ins w:id="256" w:author="Emma Fuller" w:date="2014-04-30T08:04:00Z">
        <w:r w:rsidR="00CD3291">
          <w:rPr>
            <w:rFonts w:ascii="Avenir Book" w:hAnsi="Avenir Book"/>
          </w:rPr>
          <w:t xml:space="preserve"> of the model</w:t>
        </w:r>
      </w:ins>
      <w:r w:rsidR="00232ABD">
        <w:rPr>
          <w:rFonts w:ascii="Avenir Book" w:hAnsi="Avenir Book"/>
        </w:rPr>
        <w:t xml:space="preserve"> to the shape of the kernel, t</w:t>
      </w:r>
      <w:ins w:id="257" w:author="Emma Fuller" w:date="2014-04-30T08:04:00Z">
        <w:r w:rsidR="00CD3291">
          <w:rPr>
            <w:rFonts w:ascii="Avenir Book" w:hAnsi="Avenir Book"/>
          </w:rPr>
          <w:t>he</w:t>
        </w:r>
      </w:ins>
      <w:r w:rsidR="00232ABD">
        <w:rPr>
          <w:rFonts w:ascii="Avenir Book" w:hAnsi="Avenir Book"/>
        </w:rPr>
        <w:t xml:space="preserve"> a</w:t>
      </w:r>
      <w:r w:rsidRPr="00827C28">
        <w:rPr>
          <w:rFonts w:ascii="Avenir Book" w:hAnsi="Avenir Book"/>
        </w:rPr>
        <w:t xml:space="preserve">nalytical results for a separable sinusoidal kernel </w:t>
      </w:r>
      <w:ins w:id="258" w:author="Emma Fuller" w:date="2014-04-30T08:04:00Z">
        <w:r w:rsidR="00CD3291">
          <w:rPr>
            <w:rFonts w:ascii="Avenir Book" w:hAnsi="Avenir Book"/>
          </w:rPr>
          <w:t>are shown in</w:t>
        </w:r>
        <w:r w:rsidR="00CD3291" w:rsidRPr="00827C28">
          <w:rPr>
            <w:rFonts w:ascii="Avenir Book" w:hAnsi="Avenir Book"/>
          </w:rPr>
          <w:t xml:space="preserve"> </w:t>
        </w:r>
      </w:ins>
      <w:r w:rsidRPr="00827C28">
        <w:rPr>
          <w:rFonts w:ascii="Avenir Book" w:hAnsi="Avenir Book"/>
        </w:rPr>
        <w:t>Appendix A.4</w:t>
      </w:r>
      <w:ins w:id="259" w:author="Emma Fuller" w:date="2014-04-30T08:05:00Z">
        <w:r w:rsidR="00CD3291">
          <w:rPr>
            <w:rFonts w:ascii="Avenir Book" w:hAnsi="Avenir Book"/>
          </w:rPr>
          <w:t>,</w:t>
        </w:r>
      </w:ins>
      <w:r w:rsidR="00232ABD">
        <w:rPr>
          <w:rFonts w:ascii="Avenir Book" w:hAnsi="Avenir Book"/>
        </w:rPr>
        <w:t xml:space="preserve"> and </w:t>
      </w:r>
      <w:ins w:id="260" w:author="Emma Fuller" w:date="2014-04-30T08:05:00Z">
        <w:r w:rsidR="00CD3291">
          <w:rPr>
            <w:rFonts w:ascii="Avenir Book" w:hAnsi="Avenir Book"/>
          </w:rPr>
          <w:t xml:space="preserve">we </w:t>
        </w:r>
      </w:ins>
      <w:r w:rsidR="00232ABD">
        <w:rPr>
          <w:rFonts w:ascii="Avenir Book" w:hAnsi="Avenir Book"/>
        </w:rPr>
        <w:t xml:space="preserve">describe below results from </w:t>
      </w:r>
      <w:r w:rsidRPr="00E53915">
        <w:rPr>
          <w:rFonts w:ascii="Avenir Book" w:hAnsi="Avenir Book"/>
        </w:rPr>
        <w:t xml:space="preserve">simulations </w:t>
      </w:r>
      <w:r w:rsidR="00232ABD">
        <w:rPr>
          <w:rFonts w:ascii="Avenir Book" w:hAnsi="Avenir Book"/>
        </w:rPr>
        <w:t>with</w:t>
      </w:r>
      <w:r w:rsidRPr="00E53915">
        <w:rPr>
          <w:rFonts w:ascii="Avenir Book" w:hAnsi="Avenir Book"/>
        </w:rPr>
        <w:t xml:space="preserve"> </w:t>
      </w:r>
      <w:r w:rsidR="00232ABD">
        <w:rPr>
          <w:rFonts w:ascii="Avenir Book" w:hAnsi="Avenir Book"/>
        </w:rPr>
        <w:t xml:space="preserve">a </w:t>
      </w:r>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1B0E2DC" w:rsidR="00917458" w:rsidRPr="003B1C03" w:rsidRDefault="00575C48" w:rsidP="00AD2D55">
      <w:pPr>
        <w:spacing w:line="480" w:lineRule="auto"/>
        <w:rPr>
          <w:rFonts w:ascii="Avenir Book" w:hAnsi="Avenir Book"/>
        </w:rPr>
      </w:pPr>
      <w:r w:rsidRPr="00BE4CF8">
        <w:rPr>
          <w:rFonts w:ascii="Avenir Book" w:hAnsi="Avenir Book"/>
        </w:rPr>
        <w:lastRenderedPageBreak/>
        <w:t xml:space="preserve">At </w:t>
      </w:r>
      <w:ins w:id="261" w:author="Emma Fuller" w:date="2014-04-30T08:05:00Z">
        <w:r w:rsidR="00CD3291">
          <w:rPr>
            <w:rFonts w:ascii="Avenir Book" w:hAnsi="Avenir Book"/>
          </w:rPr>
          <w:t xml:space="preserve">demographic </w:t>
        </w:r>
      </w:ins>
      <w:r w:rsidRPr="00BE4CF8">
        <w:rPr>
          <w:rFonts w:ascii="Avenir Book" w:hAnsi="Avenir Book"/>
        </w:rPr>
        <w:t xml:space="preserve">equilibrium, the population will move in a traveling wave, where the </w:t>
      </w:r>
      <w:r w:rsidR="00232ABD">
        <w:rPr>
          <w:rFonts w:ascii="Avenir Book" w:hAnsi="Avenir Book"/>
        </w:rPr>
        <w:t xml:space="preserve">population </w:t>
      </w:r>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Kot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687017"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r w:rsidRPr="003B1C03">
        <w:rPr>
          <w:rFonts w:ascii="Avenir Book" w:hAnsi="Avenir Book"/>
        </w:rPr>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687017"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37271340" w:rsidR="00917458" w:rsidRPr="003B1C03" w:rsidRDefault="00F25B60" w:rsidP="00AD2D55">
      <w:pPr>
        <w:spacing w:line="480" w:lineRule="auto"/>
        <w:rPr>
          <w:rFonts w:ascii="Avenir Book" w:hAnsi="Avenir Book"/>
        </w:rPr>
      </w:pPr>
      <w:ins w:id="262" w:author="Eleanor Brush" w:date="2014-05-11T20:21:00Z">
        <w:r>
          <w:rPr>
            <w:rFonts w:ascii="Avenir Book" w:hAnsi="Avenir Book"/>
          </w:rPr>
          <w:t>w</w:t>
        </w:r>
      </w:ins>
      <w:del w:id="263" w:author="Eleanor Brush" w:date="2014-05-11T20:21:00Z">
        <w:r w:rsidRPr="003B1C03" w:rsidDel="00F25B60">
          <w:rPr>
            <w:rFonts w:ascii="Avenir Book" w:hAnsi="Avenir Book"/>
          </w:rPr>
          <w:delText>W</w:delText>
        </w:r>
      </w:del>
      <w:r w:rsidR="00575C48" w:rsidRPr="003B1C03">
        <w:rPr>
          <w:rFonts w:ascii="Avenir Book" w:hAnsi="Avenir Book"/>
        </w:rPr>
        <w:t>here</w:t>
      </w:r>
      <w:ins w:id="264" w:author="Eleanor Brush" w:date="2014-05-11T20:21:00Z">
        <w:r>
          <w:rPr>
            <w:rFonts w:ascii="Avenir Book" w:hAnsi="Avenir Book"/>
          </w:rPr>
          <w:t xml:space="preserve"> the</w:t>
        </w:r>
      </w:ins>
      <w:r w:rsidR="00575C48"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575C48" w:rsidRPr="003B1C03">
        <w:rPr>
          <w:rFonts w:ascii="Avenir Book" w:hAnsi="Avenir Book"/>
        </w:rPr>
        <w:t xml:space="preserve"> satis</w:t>
      </w:r>
      <w:ins w:id="265" w:author="Eleanor Brush" w:date="2014-05-11T20:21:00Z">
        <w:r>
          <w:rPr>
            <w:rFonts w:ascii="Avenir Book" w:hAnsi="Avenir Book"/>
          </w:rPr>
          <w:t>fy</w:t>
        </w:r>
      </w:ins>
      <w:del w:id="266" w:author="Eleanor Brush" w:date="2014-05-11T20:21:00Z">
        <w:r w:rsidR="00575C48" w:rsidRPr="003B1C03" w:rsidDel="00F25B60">
          <w:rPr>
            <w:rFonts w:ascii="Avenir Book" w:hAnsi="Avenir Book"/>
          </w:rPr>
          <w:delText>f</w:delText>
        </w:r>
      </w:del>
      <w:ins w:id="267" w:author="Emma Fuller" w:date="2014-04-30T08:06:00Z">
        <w:del w:id="268" w:author="Eleanor Brush" w:date="2014-05-11T20:21:00Z">
          <w:r w:rsidR="00CD3291" w:rsidDel="00F25B60">
            <w:rPr>
              <w:rFonts w:ascii="Avenir Book" w:hAnsi="Avenir Book"/>
            </w:rPr>
            <w:delText>ies</w:delText>
          </w:r>
        </w:del>
      </w:ins>
      <w:r w:rsidR="00575C48"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30F91B73" w:rsidR="00C74D6A" w:rsidRPr="003B1C03" w:rsidRDefault="00687017"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5F7BC120" w:rsidR="00917458" w:rsidRPr="003B1C03" w:rsidRDefault="00575C48" w:rsidP="00AD2D55">
      <w:pPr>
        <w:spacing w:line="480" w:lineRule="auto"/>
        <w:rPr>
          <w:rFonts w:ascii="Avenir Book" w:hAnsi="Avenir Book"/>
        </w:rPr>
      </w:pPr>
      <w:r w:rsidRPr="003B1C03">
        <w:rPr>
          <w:rFonts w:ascii="Avenir Book" w:hAnsi="Avenir Book"/>
        </w:rPr>
        <w:t>(Latore, Gould, and Mortimer 1998)</w:t>
      </w:r>
      <w:ins w:id="269" w:author="Emma Fuller" w:date="2014-04-30T08:07:00Z">
        <w:r w:rsidR="00CD3291">
          <w:rPr>
            <w:rFonts w:ascii="Avenir Book" w:hAnsi="Avenir Book"/>
          </w:rPr>
          <w:t>.</w:t>
        </w:r>
      </w:ins>
    </w:p>
    <w:p w14:paraId="5432426A" w14:textId="77777777" w:rsidR="00917458" w:rsidRPr="00BD294E" w:rsidRDefault="00575C48" w:rsidP="00AD2D55">
      <w:pPr>
        <w:pStyle w:val="Heading2"/>
        <w:spacing w:line="480" w:lineRule="auto"/>
        <w:rPr>
          <w:rFonts w:ascii="Avenir Book" w:hAnsi="Avenir Book"/>
          <w:color w:val="auto"/>
          <w:sz w:val="28"/>
        </w:rPr>
      </w:pPr>
      <w:bookmarkStart w:id="270" w:name="persistence"/>
      <w:r w:rsidRPr="00580DD8">
        <w:rPr>
          <w:rFonts w:ascii="Avenir Book" w:hAnsi="Avenir Book"/>
          <w:color w:val="auto"/>
          <w:sz w:val="28"/>
        </w:rPr>
        <w:t xml:space="preserve">Persistence </w:t>
      </w:r>
    </w:p>
    <w:bookmarkEnd w:id="270"/>
    <w:p w14:paraId="272AB1A1" w14:textId="7E9B7755" w:rsidR="00917458" w:rsidRPr="00E53915" w:rsidRDefault="00CD3291" w:rsidP="00AD2D55">
      <w:pPr>
        <w:spacing w:line="480" w:lineRule="auto"/>
        <w:rPr>
          <w:rFonts w:ascii="Avenir Book" w:hAnsi="Avenir Book"/>
        </w:rPr>
      </w:pPr>
      <w:ins w:id="271" w:author="Emma Fuller" w:date="2014-04-30T08:08:00Z">
        <w:r>
          <w:rPr>
            <w:rFonts w:ascii="Avenir Book" w:hAnsi="Avenir Book"/>
          </w:rPr>
          <w:t xml:space="preserve">At specific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ins>
      <w:ins w:id="272" w:author="Emma Fuller" w:date="2014-04-30T08:09:00Z">
        <w:r>
          <w:rPr>
            <w:rFonts w:ascii="Avenir Book" w:eastAsiaTheme="minorEastAsia" w:hAnsi="Avenir Book"/>
          </w:rPr>
          <w:t xml:space="preserve">, marine populations will persist. </w:t>
        </w:r>
      </w:ins>
      <w:r w:rsidR="002253AD" w:rsidRPr="00E53915">
        <w:rPr>
          <w:rFonts w:ascii="Avenir Book" w:hAnsi="Avenir Book"/>
        </w:rPr>
        <w:t>However,</w:t>
      </w:r>
      <w:ins w:id="273" w:author="Emma Fuller" w:date="2014-04-30T08:09:00Z">
        <w:r>
          <w:rPr>
            <w:rFonts w:ascii="Avenir Book" w:hAnsi="Avenir Book"/>
          </w:rPr>
          <w:t xml:space="preserve"> above these</w:t>
        </w:r>
      </w:ins>
      <w:r w:rsidR="002253AD" w:rsidRPr="00E53915">
        <w:rPr>
          <w:rFonts w:ascii="Avenir Book" w:hAnsi="Avenir Book"/>
        </w:rPr>
        <w:t xml:space="preserve"> </w:t>
      </w:r>
      <w:r w:rsidR="00575C48" w:rsidRPr="00E53915">
        <w:rPr>
          <w:rFonts w:ascii="Avenir Book" w:hAnsi="Avenir Book"/>
        </w:rPr>
        <w:t>values</w:t>
      </w:r>
      <w:ins w:id="274" w:author="Emma Fuller" w:date="2014-04-30T08:09:00Z">
        <w:r>
          <w:rPr>
            <w:rFonts w:ascii="Avenir Book" w:hAnsi="Avenir Book"/>
          </w:rPr>
          <w:t>,</w:t>
        </w:r>
      </w:ins>
      <w:r w:rsidR="00575C48" w:rsidRPr="00E53915">
        <w:rPr>
          <w:rFonts w:ascii="Avenir Book" w:hAnsi="Avenir Book"/>
        </w:rPr>
        <w:t xml:space="preserve"> population</w:t>
      </w:r>
      <w:ins w:id="275" w:author="Emma Fuller" w:date="2014-04-30T08:09:00Z">
        <w:r>
          <w:rPr>
            <w:rFonts w:ascii="Avenir Book" w:hAnsi="Avenir Book"/>
          </w:rPr>
          <w:t>s</w:t>
        </w:r>
      </w:ins>
      <w:r w:rsidR="00575C48" w:rsidRPr="00E53915">
        <w:rPr>
          <w:rFonts w:ascii="Avenir Book" w:hAnsi="Avenir Book"/>
        </w:rPr>
        <w:t xml:space="preserve"> will be driven extinct. When the population is extinct, the system is in</w:t>
      </w:r>
      <w:ins w:id="276" w:author="Emma Fuller" w:date="2014-04-30T08:10:00Z">
        <w:r>
          <w:rPr>
            <w:rFonts w:ascii="Avenir Book" w:hAnsi="Avenir Book"/>
          </w:rPr>
          <w:t xml:space="preserve"> its trivial</w:t>
        </w:r>
      </w:ins>
      <w:r w:rsidR="00575C48" w:rsidRPr="00E53915">
        <w:rPr>
          <w:rFonts w:ascii="Avenir Book" w:hAnsi="Avenir Book"/>
        </w:rPr>
        <w:t xml:space="preserve"> equilibrium</w:t>
      </w:r>
      <w:ins w:id="277" w:author="Emma Fuller" w:date="2014-04-30T08:10:00Z">
        <w:r>
          <w:rPr>
            <w:rFonts w:ascii="Avenir Book" w:hAnsi="Avenir Book"/>
          </w:rPr>
          <w:t>;</w:t>
        </w:r>
        <w:r w:rsidRPr="00E53915">
          <w:rPr>
            <w:rFonts w:ascii="Avenir Book" w:hAnsi="Avenir Book"/>
          </w:rPr>
          <w:t xml:space="preserve"> </w:t>
        </w:r>
      </w:ins>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00575C48"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00575C48" w:rsidRPr="003B1C03">
        <w:rPr>
          <w:rFonts w:ascii="Avenir Book" w:hAnsi="Avenir Book"/>
        </w:rPr>
        <w:t xml:space="preserve">, which satisfies Equation </w:t>
      </w:r>
      <w:r w:rsidR="00C74D6A" w:rsidRPr="003B1C03">
        <w:rPr>
          <w:rFonts w:ascii="Avenir Book" w:hAnsi="Avenir Book"/>
        </w:rPr>
        <w:t>4</w:t>
      </w:r>
      <w:r w:rsidR="00575C48" w:rsidRPr="003B1C03">
        <w:rPr>
          <w:rFonts w:ascii="Avenir Book" w:hAnsi="Avenir Book"/>
        </w:rPr>
        <w:t>. If a population</w:t>
      </w:r>
      <w:r w:rsidR="00722282">
        <w:rPr>
          <w:rFonts w:ascii="Avenir Book" w:hAnsi="Avenir Book"/>
        </w:rPr>
        <w:t xml:space="preserve"> is to</w:t>
      </w:r>
      <w:r w:rsidR="00575C48"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Kot 2011)</w:t>
      </w:r>
      <w:r w:rsidR="00575C48" w:rsidRPr="00E53915">
        <w:rPr>
          <w:rFonts w:ascii="Avenir Book" w:hAnsi="Avenir Book"/>
        </w:rPr>
        <w:t>. Population persistence is therefore equivalent to the trivial traveling pulse</w:t>
      </w:r>
      <w:r w:rsidR="00575C48" w:rsidRPr="00E75A47">
        <w:rPr>
          <w:rFonts w:ascii="Avenir Book" w:hAnsi="Avenir Book"/>
        </w:rPr>
        <w:t xml:space="preserve"> being an unstable equilibrium</w:t>
      </w:r>
      <w:ins w:id="278" w:author="Emma Fuller" w:date="2014-04-30T08:11:00Z">
        <w:r>
          <w:rPr>
            <w:rFonts w:ascii="Avenir Book" w:hAnsi="Avenir Book"/>
          </w:rPr>
          <w:t>,</w:t>
        </w:r>
      </w:ins>
      <w:r w:rsidR="00C74D6A" w:rsidRPr="00E75A47">
        <w:rPr>
          <w:rFonts w:ascii="Avenir Book" w:hAnsi="Avenir Book"/>
        </w:rPr>
        <w:t xml:space="preserve"> </w:t>
      </w:r>
      <w:ins w:id="279" w:author="Emma Fuller" w:date="2014-04-30T08:11:00Z">
        <w:r>
          <w:rPr>
            <w:rFonts w:ascii="Avenir Book" w:hAnsi="Avenir Book"/>
          </w:rPr>
          <w:t xml:space="preserve">where </w:t>
        </w:r>
      </w:ins>
      <w:r w:rsidR="00C74D6A" w:rsidRPr="00E75A47">
        <w:rPr>
          <w:rFonts w:ascii="Avenir Book" w:hAnsi="Avenir Book"/>
        </w:rPr>
        <w:t xml:space="preserve">the introduction of a small population will </w:t>
      </w:r>
      <w:r w:rsidR="00C74D6A" w:rsidRPr="00E75A47">
        <w:rPr>
          <w:rFonts w:ascii="Avenir Book" w:hAnsi="Avenir Book"/>
        </w:rPr>
        <w:lastRenderedPageBreak/>
        <w:t>grow rather than return to extinction</w:t>
      </w:r>
      <w:r w:rsidR="00575C48" w:rsidRPr="00E75A47">
        <w:rPr>
          <w:rFonts w:ascii="Avenir Book" w:hAnsi="Avenir Book"/>
        </w:rPr>
        <w:t xml:space="preserve">. </w:t>
      </w:r>
      <w:ins w:id="280" w:author="Emma Fuller" w:date="2014-04-30T08:11:00Z">
        <w:r>
          <w:rPr>
            <w:rFonts w:ascii="Avenir Book" w:hAnsi="Avenir Book"/>
          </w:rPr>
          <w:t>T</w:t>
        </w:r>
      </w:ins>
      <w:r w:rsidR="00575C48"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575C48"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ins w:id="281" w:author="Emma Fuller" w:date="2014-04-30T08:12:00Z">
        <w:r>
          <w:rPr>
            <w:rFonts w:ascii="Avenir Book" w:hAnsi="Avenir Book"/>
          </w:rPr>
          <w:t xml:space="preserve"> where found </w:t>
        </w:r>
      </w:ins>
      <w:r w:rsidR="00575C48" w:rsidRPr="003B1C03">
        <w:rPr>
          <w:rFonts w:ascii="Avenir Book" w:hAnsi="Avenir Book"/>
        </w:rPr>
        <w:t xml:space="preserve">by </w:t>
      </w:r>
      <w:ins w:id="282" w:author="Emma Fuller" w:date="2014-04-30T08:12:00Z">
        <w:r>
          <w:rPr>
            <w:rFonts w:ascii="Avenir Book" w:hAnsi="Avenir Book"/>
          </w:rPr>
          <w:t>defining</w:t>
        </w:r>
        <w:r w:rsidRPr="003B1C03">
          <w:rPr>
            <w:rFonts w:ascii="Avenir Book" w:hAnsi="Avenir Book"/>
          </w:rPr>
          <w:t xml:space="preserve"> </w:t>
        </w:r>
      </w:ins>
      <w:r w:rsidR="00575C48" w:rsidRPr="003B1C03">
        <w:rPr>
          <w:rFonts w:ascii="Avenir Book" w:hAnsi="Avenir Book"/>
        </w:rPr>
        <w:t>the parameters that make the trivial pulse unstable. See Appendix A.1 for de</w:t>
      </w:r>
      <w:r w:rsidR="00575C48" w:rsidRPr="00E53915">
        <w:rPr>
          <w:rFonts w:ascii="Avenir Book" w:hAnsi="Avenir Book"/>
        </w:rPr>
        <w:t>tails.</w:t>
      </w:r>
    </w:p>
    <w:p w14:paraId="2BED2E27" w14:textId="470FB32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w:t>
      </w:r>
      <w:ins w:id="283" w:author="Emma Fuller" w:date="2014-04-30T08:12:00Z">
        <w:r w:rsidR="00CD3291">
          <w:rPr>
            <w:rFonts w:ascii="Avenir Book" w:hAnsi="Avenir Book"/>
          </w:rPr>
          <w:t>production</w:t>
        </w:r>
        <w:r w:rsidR="00CD3291" w:rsidRPr="00E75A47">
          <w:rPr>
            <w:rFonts w:ascii="Avenir Book" w:hAnsi="Avenir Book"/>
          </w:rPr>
          <w:t xml:space="preserve"> </w:t>
        </w:r>
      </w:ins>
      <w:r w:rsidRPr="00E75A47">
        <w:rPr>
          <w:rFonts w:ascii="Avenir Book" w:hAnsi="Avenir Book"/>
        </w:rPr>
        <w:t xml:space="preserve">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w:t>
      </w:r>
      <w:ins w:id="284" w:author="Emma Fuller" w:date="2014-04-30T08:24:00Z">
        <w:r w:rsidR="002318B8">
          <w:rPr>
            <w:rFonts w:ascii="Avenir Book" w:hAnsi="Avenir Book"/>
          </w:rPr>
          <w:t>(</w:t>
        </w:r>
      </w:ins>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w:ins w:id="285" w:author="Emma Fuller" w:date="2014-04-30T08:24:00Z">
          <m:r>
            <w:rPr>
              <w:rFonts w:ascii="Cambria Math" w:hAnsi="Cambria Math"/>
            </w:rPr>
            <m:t>⟩</m:t>
          </m:r>
        </w:ins>
      </m:oMath>
      <w:ins w:id="286" w:author="Emma Fuller" w:date="2014-04-30T08:24:00Z">
        <w:r w:rsidR="002318B8">
          <w:rPr>
            <w:rFonts w:ascii="Avenir Book" w:eastAsiaTheme="minorEastAsia" w:hAnsi="Avenir Book"/>
          </w:rPr>
          <w:t>)</w:t>
        </w:r>
        <w:r w:rsidR="002318B8">
          <w:rPr>
            <w:rFonts w:ascii="Avenir Book" w:hAnsi="Avenir Book"/>
          </w:rPr>
          <w:t>,</w:t>
        </w:r>
        <w:r w:rsidR="002318B8" w:rsidRPr="00827C28">
          <w:rPr>
            <w:rFonts w:ascii="Avenir Book" w:hAnsi="Avenir Book"/>
          </w:rPr>
          <w:t xml:space="preserve"> </w:t>
        </w:r>
      </w:ins>
      <w:r w:rsidRPr="00827C28">
        <w:rPr>
          <w:rFonts w:ascii="Avenir Book" w:hAnsi="Avenir Book"/>
        </w:rPr>
        <w:t>properties of the environmen</w:t>
      </w:r>
      <w:r w:rsidRPr="00D83B78">
        <w:rPr>
          <w:rFonts w:ascii="Avenir Book" w:hAnsi="Avenir Book"/>
        </w:rPr>
        <w:t xml:space="preserve">t </w:t>
      </w:r>
      <w:ins w:id="287" w:author="Emma Fuller" w:date="2014-04-30T08:24:00Z">
        <w:r w:rsidR="00550641">
          <w:rPr>
            <w:rFonts w:ascii="Avenir Book" w:hAnsi="Avenir Book"/>
          </w:rPr>
          <w:t>(</w:t>
        </w:r>
      </w:ins>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ins w:id="288" w:author="Emma Fuller" w:date="2014-04-30T08:25:00Z">
        <w:r w:rsidR="00550641">
          <w:rPr>
            <w:rFonts w:ascii="Avenir Book" w:eastAsiaTheme="minorEastAsia" w:hAnsi="Avenir Book"/>
          </w:rPr>
          <w:t>),</w:t>
        </w:r>
      </w:ins>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687017"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r w:rsidR="003B66AF">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687017"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97B1628" w:rsidR="00917458" w:rsidRPr="00E53915" w:rsidRDefault="00575C48" w:rsidP="00AD2D55">
      <w:pPr>
        <w:spacing w:line="480" w:lineRule="auto"/>
        <w:rPr>
          <w:rFonts w:ascii="Avenir Book" w:hAnsi="Avenir Book"/>
        </w:rPr>
      </w:pPr>
      <w:r w:rsidRPr="003B1C03">
        <w:rPr>
          <w:rFonts w:ascii="Avenir Book" w:hAnsi="Avenir Book"/>
        </w:rPr>
        <w:t xml:space="preserve">where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sidR="00025C3A">
        <w:rPr>
          <w:rFonts w:ascii="Avenir Book" w:hAnsi="Avenir Book"/>
        </w:rPr>
        <w:t xml:space="preserve"> and </w:t>
      </w:r>
      <m:oMath>
        <m:r>
          <w:rPr>
            <w:rFonts w:ascii="Cambria Math" w:hAnsi="Cambria Math"/>
          </w:rPr>
          <m:t>q</m:t>
        </m:r>
      </m:oMath>
      <w:r w:rsidR="00025C3A">
        <w:rPr>
          <w:rFonts w:ascii="Avenir Book" w:eastAsiaTheme="minorEastAsia" w:hAnsi="Avenir Book"/>
        </w:rPr>
        <w:t xml:space="preserve"> describes the dependence on the other parameters</w:t>
      </w:r>
      <w:r w:rsidRPr="003B1C03">
        <w:rPr>
          <w:rFonts w:ascii="Avenir Book" w:hAnsi="Avenir Book"/>
        </w:rPr>
        <w:t>.</w:t>
      </w:r>
      <w:ins w:id="289" w:author="Eleanor Brush" w:date="2014-05-11T20:22:00Z">
        <w:r w:rsidR="00F25B60">
          <w:rPr>
            <w:rFonts w:ascii="Avenir Book" w:hAnsi="Avenir Book"/>
          </w:rPr>
          <w:t xml:space="preserve"> </w:t>
        </w:r>
      </w:ins>
      <w:ins w:id="290" w:author="Eleanor Brush" w:date="2014-05-11T20:23:00Z">
        <w:r w:rsidR="00F25B60">
          <w:rPr>
            <w:rFonts w:ascii="Avenir Book" w:hAnsi="Avenir Book"/>
          </w:rPr>
          <w:t xml:space="preserve">Despite the differences between the </w:t>
        </w:r>
        <w:r w:rsidR="00F25B60">
          <w:rPr>
            <w:rFonts w:ascii="Avenir Book" w:hAnsi="Avenir Book"/>
          </w:rPr>
          <w:lastRenderedPageBreak/>
          <w:t xml:space="preserve">functional forms of the two kernels, for both kernels, </w:t>
        </w:r>
        <m:oMath>
          <m:sSup>
            <m:sSupPr>
              <m:ctrlPr>
                <w:rPr>
                  <w:rFonts w:ascii="Cambria Math" w:hAnsi="Cambria Math"/>
                  <w:i/>
                </w:rPr>
              </m:ctrlPr>
            </m:sSupPr>
            <m:e>
              <m:r>
                <w:rPr>
                  <w:rFonts w:ascii="Cambria Math" w:hAnsi="Cambria Math"/>
                </w:rPr>
                <m:t>h</m:t>
              </m:r>
            </m:e>
            <m:sup>
              <m:r>
                <w:rPr>
                  <w:rFonts w:ascii="Cambria Math" w:hAnsi="Cambria Math"/>
                </w:rPr>
                <m:t>*</m:t>
              </m:r>
            </m:sup>
          </m:sSup>
        </m:oMath>
      </w:ins>
      <w:ins w:id="291" w:author="Eleanor Brush" w:date="2014-05-11T20:25:00Z">
        <w:r w:rsidR="00F25B60">
          <w:rPr>
            <w:rFonts w:ascii="Avenir Book" w:eastAsiaTheme="minorEastAsia" w:hAnsi="Avenir Book"/>
          </w:rPr>
          <w:t>increases</w:t>
        </w:r>
      </w:ins>
      <w:ins w:id="292" w:author="Eleanor Brush" w:date="2014-05-11T20:24:00Z">
        <w:r w:rsidR="00F25B60">
          <w:rPr>
            <w:rFonts w:ascii="Avenir Book" w:eastAsiaTheme="minorEastAsia" w:hAnsi="Avenir Book"/>
          </w:rPr>
          <w:t xml:space="preserve"> as either </w:t>
        </w:r>
        <m:oMath>
          <m:r>
            <w:rPr>
              <w:rFonts w:ascii="Cambria Math" w:hAnsi="Cambria Math"/>
            </w:rPr>
            <m:t>L</m:t>
          </m:r>
        </m:oMath>
      </w:ins>
      <w:ins w:id="293" w:author="Eleanor Brush" w:date="2014-05-11T20:25:00Z">
        <w:r w:rsidR="00F25B60">
          <w:rPr>
            <w:rFonts w:ascii="Avenir Book" w:eastAsiaTheme="minorEastAsia" w:hAnsi="Avenir Book"/>
          </w:rPr>
          <w:t>or</w:t>
        </w:r>
      </w:ins>
      <w:ins w:id="294" w:author="Eleanor Brush" w:date="2014-05-11T20:24:00Z">
        <w:r w:rsidR="00F25B60">
          <w:rPr>
            <w:rFonts w:ascii="Avenir Book" w:eastAsiaTheme="minorEastAsia"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ins>
      <w:ins w:id="295" w:author="Eleanor Brush" w:date="2014-05-11T20:25:00Z">
        <w:r w:rsidR="00F25B60">
          <w:rPr>
            <w:rFonts w:ascii="Avenir Book" w:eastAsiaTheme="minorEastAsia" w:hAnsi="Avenir Book"/>
          </w:rPr>
          <w:t xml:space="preserve">increase and only depends on </w:t>
        </w:r>
        <m:oMath>
          <m:r>
            <m:rPr>
              <m:sty m:val="p"/>
            </m:rPr>
            <w:rPr>
              <w:rFonts w:ascii="Cambria Math" w:hAnsi="Cambria Math"/>
            </w:rPr>
            <m:t>c</m:t>
          </m:r>
        </m:oMath>
        <w:r w:rsidR="00F25B60">
          <w:rPr>
            <w:rFonts w:ascii="Avenir Book" w:eastAsiaTheme="minorEastAsia" w:hAnsi="Avenir Book"/>
          </w:rPr>
          <w:t xml:space="preserve"> in terms of </w:t>
        </w:r>
        <m:oMath>
          <m:sSup>
            <m:sSupPr>
              <m:ctrlPr>
                <w:rPr>
                  <w:rFonts w:ascii="Cambria Math" w:hAnsi="Cambria Math"/>
                </w:rPr>
              </m:ctrlPr>
            </m:sSupPr>
            <m:e>
              <m:r>
                <w:rPr>
                  <w:rFonts w:ascii="Cambria Math" w:hAnsi="Cambria Math"/>
                </w:rPr>
                <m:t>c</m:t>
              </m:r>
            </m:e>
            <m:sup>
              <m:r>
                <w:rPr>
                  <w:rFonts w:ascii="Cambria Math" w:hAnsi="Cambria Math"/>
                </w:rPr>
                <m:t>2</m:t>
              </m:r>
            </m:sup>
          </m:sSup>
        </m:oMath>
        <w:r w:rsidR="00F25B60">
          <w:rPr>
            <w:rFonts w:ascii="Avenir Book" w:eastAsiaTheme="minorEastAsia" w:hAnsi="Avenir Book"/>
          </w:rPr>
          <w:t xml:space="preserve"> and </w:t>
        </w:r>
      </w:ins>
      <m:oMath>
        <m:sSup>
          <m:sSupPr>
            <m:ctrlPr>
              <w:ins w:id="296" w:author="Eleanor Brush" w:date="2014-05-11T20:26:00Z">
                <w:rPr>
                  <w:rFonts w:ascii="Cambria Math" w:hAnsi="Cambria Math"/>
                </w:rPr>
              </w:ins>
            </m:ctrlPr>
          </m:sSupPr>
          <m:e>
            <w:ins w:id="297" w:author="Eleanor Brush" w:date="2014-05-11T20:26:00Z">
              <m:r>
                <w:rPr>
                  <w:rFonts w:ascii="Cambria Math" w:hAnsi="Cambria Math"/>
                </w:rPr>
                <m:t>L</m:t>
              </m:r>
            </w:ins>
          </m:e>
          <m:sup>
            <w:ins w:id="298" w:author="Eleanor Brush" w:date="2014-05-11T20:26:00Z">
              <m:r>
                <w:rPr>
                  <w:rFonts w:ascii="Cambria Math" w:hAnsi="Cambria Math"/>
                </w:rPr>
                <m:t>2</m:t>
              </m:r>
            </w:ins>
          </m:sup>
        </m:sSup>
        <w:ins w:id="299" w:author="Eleanor Brush" w:date="2014-05-11T20:26:00Z">
          <m:r>
            <w:rPr>
              <w:rFonts w:ascii="Cambria Math" w:hAnsi="Cambria Math"/>
            </w:rPr>
            <m:t>+3</m:t>
          </m:r>
        </w:ins>
        <m:sSup>
          <m:sSupPr>
            <m:ctrlPr>
              <w:ins w:id="300" w:author="Eleanor Brush" w:date="2014-05-11T20:25:00Z">
                <w:rPr>
                  <w:rFonts w:ascii="Cambria Math" w:hAnsi="Cambria Math"/>
                </w:rPr>
              </w:ins>
            </m:ctrlPr>
          </m:sSupPr>
          <m:e>
            <w:ins w:id="301" w:author="Eleanor Brush" w:date="2014-05-11T20:25:00Z">
              <m:r>
                <w:rPr>
                  <w:rFonts w:ascii="Cambria Math" w:hAnsi="Cambria Math"/>
                </w:rPr>
                <m:t>c</m:t>
              </m:r>
            </w:ins>
          </m:e>
          <m:sup>
            <w:ins w:id="302" w:author="Eleanor Brush" w:date="2014-05-11T20:25:00Z">
              <m:r>
                <w:rPr>
                  <w:rFonts w:ascii="Cambria Math" w:hAnsi="Cambria Math"/>
                </w:rPr>
                <m:t>2</m:t>
              </m:r>
            </w:ins>
          </m:sup>
        </m:sSup>
      </m:oMath>
      <w:ins w:id="303" w:author="Eleanor Brush" w:date="2014-05-11T20:26:00Z">
        <w:r w:rsidR="00F25B60">
          <w:rPr>
            <w:rFonts w:ascii="Avenir Book" w:eastAsiaTheme="minorEastAsia" w:hAnsi="Avenir Book"/>
          </w:rPr>
          <w:t xml:space="preserve">.  This makes intuitive sense as the effect of </w:t>
        </w:r>
        <m:oMath>
          <m:r>
            <m:rPr>
              <m:sty m:val="p"/>
            </m:rPr>
            <w:rPr>
              <w:rFonts w:ascii="Cambria Math" w:hAnsi="Cambria Math"/>
            </w:rPr>
            <m:t>c</m:t>
          </m:r>
        </m:oMath>
        <w:r w:rsidR="00F25B60">
          <w:rPr>
            <w:rFonts w:ascii="Avenir Book" w:eastAsiaTheme="minorEastAsia" w:hAnsi="Avenir Book"/>
          </w:rPr>
          <w:t xml:space="preserve"> should depend</w:t>
        </w:r>
      </w:ins>
      <w:ins w:id="304" w:author="Eleanor Brush" w:date="2014-05-13T14:52:00Z">
        <w:r w:rsidR="00FD3462">
          <w:rPr>
            <w:rFonts w:ascii="Avenir Book" w:eastAsiaTheme="minorEastAsia" w:hAnsi="Avenir Book"/>
          </w:rPr>
          <w:t xml:space="preserve"> only on its magnitude, not</w:t>
        </w:r>
      </w:ins>
      <w:ins w:id="305" w:author="Eleanor Brush" w:date="2014-05-11T20:26:00Z">
        <w:r w:rsidR="00F25B60">
          <w:rPr>
            <w:rFonts w:ascii="Avenir Book" w:eastAsiaTheme="minorEastAsia" w:hAnsi="Avenir Book"/>
          </w:rPr>
          <w:t xml:space="preserve"> on its sign.</w:t>
        </w:r>
      </w:ins>
      <w:del w:id="306" w:author="Eleanor Brush" w:date="2014-05-11T20:23:00Z">
        <w:r w:rsidR="00025C3A" w:rsidDel="00F25B60">
          <w:rPr>
            <w:rFonts w:ascii="Avenir Book" w:hAnsi="Avenir Book"/>
          </w:rPr>
          <w:delText xml:space="preserve"> </w:delText>
        </w:r>
      </w:del>
    </w:p>
    <w:p w14:paraId="1148DD49" w14:textId="77777777" w:rsidR="00917458" w:rsidRPr="00BE4CF8" w:rsidRDefault="00575C48" w:rsidP="00AD2D55">
      <w:pPr>
        <w:pStyle w:val="Heading2"/>
        <w:spacing w:line="480" w:lineRule="auto"/>
        <w:rPr>
          <w:rFonts w:ascii="Avenir Book" w:hAnsi="Avenir Book"/>
          <w:color w:val="auto"/>
          <w:sz w:val="28"/>
        </w:rPr>
      </w:pPr>
      <w:bookmarkStart w:id="307"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307"/>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r w:rsidR="00854954">
        <w:rPr>
          <w:rFonts w:ascii="Avenir Book" w:hAnsi="Avenir Book"/>
        </w:rPr>
        <w:t>5</w:t>
      </w:r>
      <w:r w:rsidRPr="00BE1D72">
        <w:rPr>
          <w:rFonts w:ascii="Avenir Book" w:hAnsi="Avenir Book"/>
        </w:rPr>
        <w:t xml:space="preserve"> and</w:t>
      </w:r>
      <w:r w:rsidR="00854954">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687017"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r w:rsidR="003B66AF">
        <w:rPr>
          <w:rFonts w:ascii="Avenir Book" w:hAnsi="Avenir Book"/>
        </w:rPr>
        <w:t>decline</w:t>
      </w:r>
      <w:r w:rsidR="003B66AF" w:rsidRPr="00E53915">
        <w:rPr>
          <w:rFonts w:ascii="Avenir Book" w:hAnsi="Avenir Book"/>
        </w:rPr>
        <w:t xml:space="preserve"> </w:t>
      </w:r>
      <w:r w:rsidRPr="00E53915">
        <w:rPr>
          <w:rFonts w:ascii="Avenir Book" w:hAnsi="Avenir Book"/>
        </w:rPr>
        <w:t xml:space="preserve">caused by both stressors would be the sum of the </w:t>
      </w:r>
      <w:r w:rsidR="003B66AF">
        <w:rPr>
          <w:rFonts w:ascii="Avenir Book" w:hAnsi="Avenir Book"/>
        </w:rPr>
        <w:t>declines</w:t>
      </w:r>
      <w:r w:rsidR="003B66AF" w:rsidRPr="00E75A47">
        <w:rPr>
          <w:rFonts w:ascii="Avenir Book" w:hAnsi="Avenir Book"/>
        </w:rPr>
        <w:t xml:space="preserve"> </w:t>
      </w:r>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26C00922"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r w:rsidR="003B66AF" w:rsidRPr="003B66AF">
        <w:rPr>
          <w:rFonts w:ascii="Avenir Book" w:hAnsi="Avenir Book"/>
        </w:rPr>
        <w:t xml:space="preserve"> </w:t>
      </w:r>
      <w:r w:rsidR="003B66AF" w:rsidRPr="00E53915">
        <w:rPr>
          <w:rFonts w:ascii="Avenir Book" w:hAnsi="Avenir Book"/>
        </w:rPr>
        <w:t>and synergy is positive</w:t>
      </w:r>
      <w:r w:rsidRPr="00E53915">
        <w:rPr>
          <w:rFonts w:ascii="Avenir Book" w:hAnsi="Avenir Book"/>
        </w:rPr>
        <w:t>, the effect of both stressors is greater than we would expect from considering either stressor individually. If the stressors alleviate each other</w:t>
      </w:r>
      <w:r w:rsidR="003B66AF" w:rsidRPr="003B66AF">
        <w:rPr>
          <w:rFonts w:ascii="Avenir Book" w:hAnsi="Avenir Book"/>
        </w:rPr>
        <w:t xml:space="preserve"> </w:t>
      </w:r>
      <w:r w:rsidR="003B66AF" w:rsidRPr="00E53915">
        <w:rPr>
          <w:rFonts w:ascii="Avenir Book" w:hAnsi="Avenir Book"/>
        </w:rPr>
        <w:t>and synergy is negative</w:t>
      </w:r>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t>
      </w:r>
      <w:del w:id="308" w:author="Eleanor Brush" w:date="2014-05-13T14:24:00Z">
        <w:r w:rsidR="004B5D8E" w:rsidRPr="00E75A47" w:rsidDel="00B845E5">
          <w:rPr>
            <w:rFonts w:ascii="Avenir Book" w:hAnsi="Avenir Book"/>
          </w:rPr>
          <w:delText xml:space="preserve">We focused on the additive model because it is a common hypothesis in </w:delText>
        </w:r>
        <w:r w:rsidR="00722282" w:rsidDel="00B845E5">
          <w:rPr>
            <w:rFonts w:ascii="Avenir Book" w:hAnsi="Avenir Book"/>
          </w:rPr>
          <w:delText xml:space="preserve">work examining </w:delText>
        </w:r>
        <w:r w:rsidR="004B5D8E" w:rsidRPr="00E75A47" w:rsidDel="00B845E5">
          <w:rPr>
            <w:rFonts w:ascii="Avenir Book" w:hAnsi="Avenir Book"/>
          </w:rPr>
          <w:delText>multiple stressor</w:delText>
        </w:r>
        <w:r w:rsidR="00722282" w:rsidDel="00B845E5">
          <w:rPr>
            <w:rFonts w:ascii="Avenir Book" w:hAnsi="Avenir Book"/>
          </w:rPr>
          <w:delText>s</w:delText>
        </w:r>
      </w:del>
      <w:ins w:id="309" w:author="Eleanor Brush" w:date="2014-05-13T14:24:00Z">
        <w:r w:rsidR="00B845E5">
          <w:rPr>
            <w:rFonts w:ascii="Avenir Book" w:hAnsi="Avenir Book"/>
          </w:rPr>
          <w:t>This  is a common way to measure synergy</w:t>
        </w:r>
      </w:ins>
      <w:r w:rsidR="004B5D8E" w:rsidRPr="00E75A47">
        <w:rPr>
          <w:rFonts w:ascii="Avenir Book" w:hAnsi="Avenir Book"/>
        </w:rPr>
        <w:t>, though</w:t>
      </w:r>
      <w:ins w:id="310" w:author="Eleanor Brush" w:date="2014-05-13T14:25:00Z">
        <w:r w:rsidR="00B845E5">
          <w:rPr>
            <w:rFonts w:ascii="Avenir Book" w:hAnsi="Avenir Book"/>
          </w:rPr>
          <w:t xml:space="preserve"> it is also possible to use the ratio of affected to unaffected biomass as a measure of effect size </w:t>
        </w:r>
      </w:ins>
      <w:del w:id="311" w:author="Eleanor Brush" w:date="2014-05-13T14:26:00Z">
        <w:r w:rsidR="004B5D8E" w:rsidRPr="00E75A47" w:rsidDel="00B845E5">
          <w:rPr>
            <w:rFonts w:ascii="Avenir Book" w:hAnsi="Avenir Book"/>
          </w:rPr>
          <w:delText xml:space="preserve"> multiplicative and</w:delText>
        </w:r>
      </w:del>
      <w:ins w:id="312" w:author="Eleanor Brush" w:date="2014-05-13T14:26:00Z">
        <w:r w:rsidR="00B845E5">
          <w:rPr>
            <w:rFonts w:ascii="Avenir Book" w:hAnsi="Avenir Book"/>
          </w:rPr>
          <w:t>or a</w:t>
        </w:r>
      </w:ins>
      <w:r w:rsidR="004B5D8E" w:rsidRPr="00E75A47">
        <w:rPr>
          <w:rFonts w:ascii="Avenir Book" w:hAnsi="Avenir Book"/>
        </w:rPr>
        <w:t xml:space="preserve"> dominant stressor model</w:t>
      </w:r>
      <w:del w:id="313" w:author="Eleanor Brush" w:date="2014-05-13T14:26:00Z">
        <w:r w:rsidR="004B5D8E" w:rsidRPr="00286494" w:rsidDel="00B845E5">
          <w:rPr>
            <w:rFonts w:ascii="Avenir Book" w:hAnsi="Avenir Book"/>
          </w:rPr>
          <w:delText>s are also possible</w:delText>
        </w:r>
      </w:del>
      <w:r w:rsidR="004B5D8E" w:rsidRPr="00286494">
        <w:rPr>
          <w:rFonts w:ascii="Avenir Book" w:hAnsi="Avenir Book"/>
        </w:rPr>
        <w:t xml:space="preserve"> (Crain et al. 2008)</w:t>
      </w:r>
      <w:ins w:id="314" w:author="Eleanor Brush" w:date="2014-05-13T14:22:00Z">
        <w:r w:rsidR="0011551D">
          <w:rPr>
            <w:rFonts w:ascii="Avenir Book" w:hAnsi="Avenir Book"/>
          </w:rPr>
          <w:t xml:space="preserve">. </w:t>
        </w:r>
      </w:ins>
      <w:del w:id="315" w:author="Eleanor Brush" w:date="2014-05-13T14:23:00Z">
        <w:r w:rsidR="004B5D8E" w:rsidRPr="00286494" w:rsidDel="00B845E5">
          <w:rPr>
            <w:rFonts w:ascii="Avenir Book" w:hAnsi="Avenir Book"/>
          </w:rPr>
          <w:delText xml:space="preserve"> </w:delText>
        </w:r>
      </w:del>
    </w:p>
    <w:p w14:paraId="3C5599E8" w14:textId="77777777" w:rsidR="00917458" w:rsidRPr="00BE1D72" w:rsidRDefault="00575C48" w:rsidP="00AD2D55">
      <w:pPr>
        <w:pStyle w:val="Heading2"/>
        <w:spacing w:line="480" w:lineRule="auto"/>
        <w:rPr>
          <w:rFonts w:ascii="Avenir Book" w:hAnsi="Avenir Book"/>
          <w:color w:val="auto"/>
          <w:sz w:val="28"/>
        </w:rPr>
      </w:pPr>
      <w:bookmarkStart w:id="316" w:name="simulations"/>
      <w:r w:rsidRPr="00A53F62">
        <w:rPr>
          <w:rFonts w:ascii="Avenir Book" w:hAnsi="Avenir Book"/>
          <w:color w:val="auto"/>
          <w:sz w:val="28"/>
        </w:rPr>
        <w:t xml:space="preserve">Simulations </w:t>
      </w:r>
    </w:p>
    <w:bookmarkEnd w:id="316"/>
    <w:p w14:paraId="421C1F0B" w14:textId="42350CC9"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w:t>
      </w:r>
      <w:del w:id="317" w:author="Eleanor Brush" w:date="2014-05-11T20:48:00Z">
        <w:r w:rsidRPr="003B1C03" w:rsidDel="00854E54">
          <w:rPr>
            <w:rFonts w:ascii="Avenir Book" w:hAnsi="Avenir Book"/>
          </w:rPr>
          <w:delText xml:space="preserve">examined the sensitivity of the model to </w:delText>
        </w:r>
        <w:r w:rsidR="005E1AEE" w:rsidRPr="003B1C03" w:rsidDel="00854E54">
          <w:rPr>
            <w:rFonts w:ascii="Avenir Book" w:hAnsi="Avenir Book"/>
          </w:rPr>
          <w:delText>alternative</w:delText>
        </w:r>
        <w:r w:rsidRPr="003B1C03" w:rsidDel="00854E54">
          <w:rPr>
            <w:rFonts w:ascii="Avenir Book" w:hAnsi="Avenir Book"/>
          </w:rPr>
          <w:delText xml:space="preserve"> dispersal kernel</w:delText>
        </w:r>
        <w:r w:rsidR="005E1AEE" w:rsidRPr="003B1C03" w:rsidDel="00854E54">
          <w:rPr>
            <w:rFonts w:ascii="Avenir Book" w:hAnsi="Avenir Book"/>
          </w:rPr>
          <w:delText>s, such as</w:delText>
        </w:r>
      </w:del>
      <w:ins w:id="318" w:author="Eleanor Brush" w:date="2014-05-11T20:48:00Z">
        <w:r w:rsidR="00854E54">
          <w:rPr>
            <w:rFonts w:ascii="Avenir Book" w:hAnsi="Avenir Book"/>
          </w:rPr>
          <w:t>used</w:t>
        </w:r>
      </w:ins>
      <w:r w:rsidR="005E1AEE" w:rsidRPr="003B1C03">
        <w:rPr>
          <w:rFonts w:ascii="Avenir Book" w:hAnsi="Avenir Book"/>
        </w:rPr>
        <w:t xml:space="preserve"> </w:t>
      </w:r>
      <w:del w:id="319" w:author="Eleanor Brush" w:date="2014-05-11T20:48:00Z">
        <w:r w:rsidR="005E1AEE" w:rsidRPr="003B1C03" w:rsidDel="00854E54">
          <w:rPr>
            <w:rFonts w:ascii="Avenir Book" w:hAnsi="Avenir Book"/>
          </w:rPr>
          <w:delText>the</w:delText>
        </w:r>
        <w:r w:rsidRPr="003B1C03" w:rsidDel="00854E54">
          <w:rPr>
            <w:rFonts w:ascii="Avenir Book" w:hAnsi="Avenir Book"/>
          </w:rPr>
          <w:delText xml:space="preserve"> </w:delText>
        </w:r>
      </w:del>
      <w:ins w:id="320" w:author="Eleanor Brush" w:date="2014-05-11T20:48:00Z">
        <w:r w:rsidR="00854E54">
          <w:rPr>
            <w:rFonts w:ascii="Avenir Book" w:hAnsi="Avenir Book"/>
          </w:rPr>
          <w:t>a</w:t>
        </w:r>
        <w:r w:rsidR="00854E54" w:rsidRPr="003B1C03">
          <w:rPr>
            <w:rFonts w:ascii="Avenir Book" w:hAnsi="Avenir Book"/>
          </w:rPr>
          <w:t xml:space="preserve"> </w:t>
        </w:r>
      </w:ins>
      <w:r w:rsidRPr="003B1C03">
        <w:rPr>
          <w:rFonts w:ascii="Avenir Book" w:hAnsi="Avenir Book"/>
        </w:rPr>
        <w:t xml:space="preserve">Laplace </w:t>
      </w:r>
      <w:ins w:id="321" w:author="Eleanor Brush" w:date="2014-05-11T20:48:00Z">
        <w:r w:rsidR="00854E54">
          <w:rPr>
            <w:rFonts w:ascii="Avenir Book" w:hAnsi="Avenir Book"/>
          </w:rPr>
          <w:t xml:space="preserve">rather than a Gaussian </w:t>
        </w:r>
      </w:ins>
      <w:r w:rsidRPr="003B1C03">
        <w:rPr>
          <w:rFonts w:ascii="Avenir Book" w:hAnsi="Avenir Book"/>
        </w:rPr>
        <w:t>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4BA2308E" w:rsidR="00612EAF" w:rsidRPr="003B1C03" w:rsidRDefault="00854E54" w:rsidP="003228DC">
            <w:pPr>
              <w:spacing w:line="480" w:lineRule="auto"/>
              <w:jc w:val="center"/>
              <w:rPr>
                <w:rFonts w:ascii="Avenir Book" w:hAnsi="Avenir Book"/>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w:ins w:id="322" w:author="Eleanor Brush" w:date="2014-05-11T20:49:00Z">
                  <m:r>
                    <w:rPr>
                      <w:rFonts w:ascii="Cambria Math" w:hAnsi="Cambria Math"/>
                    </w:rPr>
                    <m:t>.</m:t>
                  </m:r>
                </w:ins>
                <w:del w:id="323" w:author="Eleanor Brush" w:date="2014-05-11T20:49:00Z">
                  <m:r>
                    <w:rPr>
                      <w:rFonts w:ascii="Cambria Math" w:hAnsi="Cambria Math"/>
                    </w:rPr>
                    <m:t>,</m:t>
                  </m:r>
                </w:del>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34370E7D" w:rsidR="002A57A4" w:rsidRPr="003B1C03" w:rsidRDefault="00575C48" w:rsidP="00AD2D55">
      <w:pPr>
        <w:spacing w:line="480" w:lineRule="auto"/>
        <w:rPr>
          <w:rFonts w:ascii="Avenir Book" w:hAnsi="Avenir Book"/>
        </w:rPr>
      </w:pPr>
      <w:del w:id="324" w:author="Eleanor Brush" w:date="2014-05-11T20:49:00Z">
        <w:r w:rsidRPr="003B1C03" w:rsidDel="00854E54">
          <w:rPr>
            <w:rFonts w:ascii="Avenir Book" w:hAnsi="Avenir Book"/>
          </w:rPr>
          <w:delText>a</w:delText>
        </w:r>
      </w:del>
      <w:del w:id="325" w:author="Eleanor Brush" w:date="2014-05-11T20:52:00Z">
        <w:r w:rsidRPr="003B1C03" w:rsidDel="006D5023">
          <w:rPr>
            <w:rFonts w:ascii="Avenir Book" w:hAnsi="Avenir Book"/>
          </w:rPr>
          <w:delText xml:space="preserve"> commonly used model of </w:delText>
        </w:r>
        <w:r w:rsidR="00601904" w:rsidRPr="003B1C03" w:rsidDel="006D5023">
          <w:rPr>
            <w:rFonts w:ascii="Avenir Book" w:hAnsi="Avenir Book"/>
          </w:rPr>
          <w:delText xml:space="preserve">marine </w:delText>
        </w:r>
        <w:r w:rsidRPr="003B1C03" w:rsidDel="006D5023">
          <w:rPr>
            <w:rFonts w:ascii="Avenir Book" w:hAnsi="Avenir Book"/>
          </w:rPr>
          <w:delText>larval dispersal (</w:delText>
        </w:r>
        <w:r w:rsidR="005E1AEE" w:rsidRPr="00827C28" w:rsidDel="006D5023">
          <w:rPr>
            <w:rFonts w:ascii="Avenir Book" w:hAnsi="Avenir Book"/>
          </w:rPr>
          <w:delText>Botsford et al. 2001</w:delText>
        </w:r>
        <w:r w:rsidRPr="003B1C03" w:rsidDel="006D5023">
          <w:rPr>
            <w:rFonts w:ascii="Avenir Book" w:hAnsi="Avenir Book"/>
          </w:rPr>
          <w:delText xml:space="preserve">). </w:delText>
        </w:r>
      </w:del>
      <w:ins w:id="326" w:author="Eleanor Brush" w:date="2014-05-11T20:49:00Z">
        <w:r w:rsidR="006D5023">
          <w:rPr>
            <w:rFonts w:ascii="Avenir Book" w:hAnsi="Avenir Book"/>
          </w:rPr>
          <w:t>Since the Laplace kernel</w:t>
        </w:r>
        <w:r w:rsidR="00854E54">
          <w:rPr>
            <w:rFonts w:ascii="Avenir Book" w:hAnsi="Avenir Book"/>
          </w:rPr>
          <w:t xml:space="preserve"> is not separable</w:t>
        </w:r>
      </w:ins>
      <w:ins w:id="327" w:author="Eleanor Brush" w:date="2014-05-11T20:51:00Z">
        <w:r w:rsidR="006D5023">
          <w:rPr>
            <w:rFonts w:ascii="Avenir Book" w:hAnsi="Avenir Book"/>
          </w:rPr>
          <w:t>,</w:t>
        </w:r>
      </w:ins>
      <w:ins w:id="328" w:author="Eleanor Brush" w:date="2014-05-11T20:49:00Z">
        <w:r w:rsidR="006D5023">
          <w:rPr>
            <w:rFonts w:ascii="Avenir Book" w:hAnsi="Avenir Book"/>
          </w:rPr>
          <w:t xml:space="preserve"> and hence not amenable to analytical methods, we used simulations to </w:t>
        </w:r>
      </w:ins>
      <w:ins w:id="329" w:author="Eleanor Brush" w:date="2014-05-11T20:52:00Z">
        <w:r w:rsidR="006D5023">
          <w:rPr>
            <w:rFonts w:ascii="Avenir Book" w:hAnsi="Avenir Book"/>
          </w:rPr>
          <w:t xml:space="preserve">study this </w:t>
        </w:r>
      </w:ins>
      <w:ins w:id="330" w:author="Eleanor Brush" w:date="2014-05-11T20:49:00Z">
        <w:r w:rsidR="006D5023">
          <w:rPr>
            <w:rFonts w:ascii="Avenir Book" w:hAnsi="Avenir Book"/>
          </w:rPr>
          <w:t xml:space="preserve"> </w:t>
        </w:r>
      </w:ins>
      <w:ins w:id="331" w:author="Eleanor Brush" w:date="2014-05-11T20:52:00Z">
        <w:r w:rsidR="006D5023" w:rsidRPr="003B1C03">
          <w:rPr>
            <w:rFonts w:ascii="Avenir Book" w:hAnsi="Avenir Book"/>
          </w:rPr>
          <w:t>commonly used model of marine larval dispersal (</w:t>
        </w:r>
        <w:r w:rsidR="006D5023" w:rsidRPr="00827C28">
          <w:rPr>
            <w:rFonts w:ascii="Avenir Book" w:hAnsi="Avenir Book"/>
          </w:rPr>
          <w:t>Botsford et al. 2001</w:t>
        </w:r>
        <w:r w:rsidR="006D5023" w:rsidRPr="003B1C03">
          <w:rPr>
            <w:rFonts w:ascii="Avenir Book" w:hAnsi="Avenir Book"/>
          </w:rPr>
          <w:t>).</w:t>
        </w:r>
      </w:ins>
    </w:p>
    <w:p w14:paraId="5F513F4C" w14:textId="55BD002C"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t>
      </w:r>
      <w:commentRangeStart w:id="332"/>
      <w:r w:rsidRPr="00286494">
        <w:rPr>
          <w:rFonts w:ascii="Avenir Book" w:hAnsi="Avenir Book"/>
        </w:rPr>
        <w:t xml:space="preserve">we seeded the </w:t>
      </w:r>
      <w:ins w:id="333" w:author="Emma Fuller" w:date="2014-04-30T08:14:00Z">
        <w:r w:rsidR="00FF1994">
          <w:rPr>
            <w:rFonts w:ascii="Avenir Book" w:hAnsi="Avenir Book"/>
          </w:rPr>
          <w:t>model</w:t>
        </w:r>
        <w:r w:rsidR="00FF1994" w:rsidRPr="00286494">
          <w:rPr>
            <w:rFonts w:ascii="Avenir Book" w:hAnsi="Avenir Book"/>
          </w:rPr>
          <w:t xml:space="preserve"> </w:t>
        </w:r>
      </w:ins>
      <w:r w:rsidRPr="00286494">
        <w:rPr>
          <w:rFonts w:ascii="Avenir Book" w:hAnsi="Avenir Book"/>
        </w:rPr>
        <w:t>with 50 individuals</w:t>
      </w:r>
      <w:commentRangeEnd w:id="332"/>
      <w:r w:rsidR="00FF1994">
        <w:rPr>
          <w:rStyle w:val="CommentReference"/>
        </w:rPr>
        <w:commentReference w:id="332"/>
      </w:r>
      <w:r w:rsidRPr="00286494">
        <w:rPr>
          <w:rFonts w:ascii="Avenir Book" w:hAnsi="Avenir Book"/>
        </w:rPr>
        <w:t xml:space="preserve"> at a single </w:t>
      </w:r>
      <w:ins w:id="334" w:author="Emma Fuller" w:date="2014-04-30T08:14:00Z">
        <w:r w:rsidR="00FF1994">
          <w:rPr>
            <w:rFonts w:ascii="Avenir Book" w:hAnsi="Avenir Book"/>
          </w:rPr>
          <w:t>location</w:t>
        </w:r>
        <w:r w:rsidR="00FF1994" w:rsidRPr="00A53F62">
          <w:rPr>
            <w:rFonts w:ascii="Avenir Book" w:hAnsi="Avenir Book"/>
          </w:rPr>
          <w:t xml:space="preserve"> </w:t>
        </w:r>
      </w:ins>
      <w:r w:rsidR="002A57A4" w:rsidRPr="00A53F62">
        <w:rPr>
          <w:rFonts w:ascii="Avenir Book" w:hAnsi="Avenir Book"/>
        </w:rPr>
        <w:t>and iterated</w:t>
      </w:r>
      <w:r w:rsidRPr="00BE1D72">
        <w:rPr>
          <w:rFonts w:ascii="Avenir Book" w:hAnsi="Avenir Book"/>
        </w:rPr>
        <w:t xml:space="preserve"> </w:t>
      </w:r>
      <w:commentRangeStart w:id="335"/>
      <w:r w:rsidRPr="00BE1D72">
        <w:rPr>
          <w:rFonts w:ascii="Avenir Book" w:hAnsi="Avenir Book"/>
        </w:rPr>
        <w:lastRenderedPageBreak/>
        <w:t>through 150 generations for the population to reach equilibrium</w:t>
      </w:r>
      <w:commentRangeEnd w:id="335"/>
      <w:r w:rsidR="00FF1994">
        <w:rPr>
          <w:rStyle w:val="CommentReference"/>
        </w:rPr>
        <w:commentReference w:id="335"/>
      </w:r>
      <w:r w:rsidRPr="00BE1D72">
        <w:rPr>
          <w:rFonts w:ascii="Avenir Book" w:hAnsi="Avenir Book"/>
        </w:rPr>
        <w:t xml:space="preserve"> without harvesting or climate shift. We then added harvesting press</w:t>
      </w:r>
      <w:r w:rsidRPr="003B1C03">
        <w:rPr>
          <w:rFonts w:ascii="Avenir Book" w:hAnsi="Avenir Book"/>
        </w:rPr>
        <w:t>ure, allowed the population to again reach equilibrium (150 generations), and finally added</w:t>
      </w:r>
      <w:ins w:id="336" w:author="Emma Fuller" w:date="2014-04-30T08:15:00Z">
        <w:r w:rsidR="00FF1994">
          <w:rPr>
            <w:rFonts w:ascii="Avenir Book" w:hAnsi="Avenir Book"/>
          </w:rPr>
          <w:t xml:space="preserve"> a changing</w:t>
        </w:r>
      </w:ins>
      <w:r w:rsidRPr="003B1C03">
        <w:rPr>
          <w:rFonts w:ascii="Avenir Book" w:hAnsi="Avenir Book"/>
        </w:rPr>
        <w:t xml:space="preserve"> climate by moving the viable patch</w:t>
      </w:r>
      <w:ins w:id="337" w:author="Emma Fuller" w:date="2014-04-30T08:15:00Z">
        <w:r w:rsidR="00FF1994">
          <w:rPr>
            <w:rFonts w:ascii="Avenir Book" w:hAnsi="Avenir Book"/>
          </w:rPr>
          <w:t xml:space="preserve"> with a certain velocity</w:t>
        </w:r>
      </w:ins>
      <w:r w:rsidRPr="003B1C03">
        <w:rPr>
          <w:rFonts w:ascii="Avenir Book" w:hAnsi="Avenir Book"/>
        </w:rPr>
        <w:t xml:space="preserve">. </w:t>
      </w:r>
      <w:r w:rsidR="00E53915">
        <w:rPr>
          <w:rFonts w:ascii="Avenir Book" w:hAnsi="Avenir Book"/>
        </w:rPr>
        <w:t>After a minimum of 300 generations w</w:t>
      </w:r>
      <w:r w:rsidR="00E53915" w:rsidRPr="00E53915">
        <w:rPr>
          <w:rFonts w:ascii="Avenir Book" w:hAnsi="Avenir Book"/>
        </w:rPr>
        <w:t xml:space="preserve">e </w:t>
      </w:r>
      <w:commentRangeStart w:id="338"/>
      <w:r w:rsidRPr="00E53915">
        <w:rPr>
          <w:rFonts w:ascii="Avenir Book" w:hAnsi="Avenir Book"/>
        </w:rPr>
        <w:t>calculated equilibrium biomass as the mean biomass of 300</w:t>
      </w:r>
      <w:r w:rsidR="00E53915">
        <w:rPr>
          <w:rFonts w:ascii="Avenir Book" w:hAnsi="Avenir Book"/>
        </w:rPr>
        <w:t xml:space="preserve"> </w:t>
      </w:r>
      <w:commentRangeEnd w:id="338"/>
      <w:r w:rsidR="00FF1994">
        <w:rPr>
          <w:rStyle w:val="CommentReference"/>
        </w:rPr>
        <w:commentReference w:id="338"/>
      </w:r>
      <w:r w:rsidR="00E53915">
        <w:rPr>
          <w:rFonts w:ascii="Avenir Book" w:hAnsi="Avenir Book"/>
        </w:rPr>
        <w:t>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3B7F0142"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w:t>
      </w:r>
      <w:ins w:id="339" w:author="Emma Fuller" w:date="2014-04-30T08:16:00Z">
        <w:r w:rsidR="00FF1994">
          <w:rPr>
            <w:rFonts w:ascii="Avenir Book" w:hAnsi="Avenir Book"/>
          </w:rPr>
          <w:t>abundance</w:t>
        </w:r>
        <w:r w:rsidR="00FF1994" w:rsidRPr="00E53915">
          <w:rPr>
            <w:rFonts w:ascii="Avenir Book" w:hAnsi="Avenir Book"/>
          </w:rPr>
          <w:t xml:space="preserve"> </w:t>
        </w:r>
      </w:ins>
      <w:r w:rsidRPr="00E53915">
        <w:rPr>
          <w:rFonts w:ascii="Avenir Book" w:hAnsi="Avenir Book"/>
        </w:rPr>
        <w:t>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(Froese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designed to meet either fishery management or conservation goals (Agardy 1994; Holland and Brazee 1996; Gaines, White, et al. 2010), thus their spacing and size differ. Fisheries-oriented MPAs are often designed such that they maximize adult spillover into fishable areas by creating many small reserves closely spaced (Hastings and Botsford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w:t>
      </w:r>
      <w:r w:rsidR="00575C48" w:rsidRPr="00E53915">
        <w:rPr>
          <w:rFonts w:ascii="Avenir Book" w:hAnsi="Avenir Book"/>
        </w:rPr>
        <w:lastRenderedPageBreak/>
        <w:t>creating fewer</w:t>
      </w:r>
      <w:r w:rsidR="000321C0" w:rsidRPr="00E53915">
        <w:rPr>
          <w:rFonts w:ascii="Avenir Book" w:hAnsi="Avenir Book"/>
        </w:rPr>
        <w:t>,</w:t>
      </w:r>
      <w:r w:rsidR="00575C48" w:rsidRPr="00E53915">
        <w:rPr>
          <w:rFonts w:ascii="Avenir Book" w:hAnsi="Avenir Book"/>
        </w:rPr>
        <w:t xml:space="preserve"> larger protected areas (</w:t>
      </w:r>
      <w:r w:rsidR="000321C0" w:rsidRPr="00E53915">
        <w:rPr>
          <w:rFonts w:ascii="Avenir Book" w:hAnsi="Avenir Book"/>
        </w:rPr>
        <w:t>Toonen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w:t>
      </w:r>
      <w:commentRangeStart w:id="340"/>
      <w:r w:rsidR="00852431">
        <w:rPr>
          <w:rFonts w:ascii="Avenir Book" w:hAnsi="Avenir Book"/>
        </w:rPr>
        <w:t xml:space="preserve">harvesting pressure was proportional in areas between reserves. </w:t>
      </w:r>
      <w:commentRangeEnd w:id="340"/>
      <w:r w:rsidR="00550641">
        <w:rPr>
          <w:rStyle w:val="CommentReference"/>
        </w:rPr>
        <w:commentReference w:id="340"/>
      </w:r>
    </w:p>
    <w:p w14:paraId="268A0EBC" w14:textId="77777777" w:rsidR="00917458" w:rsidRPr="00E53915" w:rsidRDefault="00575C48" w:rsidP="00AD2D55">
      <w:pPr>
        <w:pStyle w:val="Heading1"/>
        <w:spacing w:line="480" w:lineRule="auto"/>
        <w:rPr>
          <w:rFonts w:ascii="Avenir Book" w:hAnsi="Avenir Book"/>
          <w:color w:val="auto"/>
        </w:rPr>
      </w:pPr>
      <w:bookmarkStart w:id="341"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342" w:name="interactions-between-stressors"/>
      <w:bookmarkEnd w:id="341"/>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342"/>
    <w:p w14:paraId="2CEC46AD" w14:textId="064CFF2B" w:rsidR="00917458" w:rsidRPr="00E53915" w:rsidRDefault="0045548F" w:rsidP="00AD2D55">
      <w:pPr>
        <w:spacing w:line="480" w:lineRule="auto"/>
        <w:rPr>
          <w:rFonts w:ascii="Avenir Book" w:hAnsi="Avenir Book"/>
        </w:rPr>
      </w:pPr>
      <w:ins w:id="343" w:author="Eleanor Brush" w:date="2014-05-12T22:16:00Z">
        <w:r>
          <w:rPr>
            <w:rFonts w:ascii="Avenir Book" w:hAnsi="Avenir Book"/>
          </w:rPr>
          <w:t xml:space="preserve">We </w:t>
        </w:r>
      </w:ins>
      <w:ins w:id="344" w:author="Eleanor Brush" w:date="2014-05-12T22:18:00Z">
        <w:r>
          <w:rPr>
            <w:rFonts w:ascii="Avenir Book" w:hAnsi="Avenir Book"/>
          </w:rPr>
          <w:t xml:space="preserve">find that </w:t>
        </w:r>
      </w:ins>
      <w:ins w:id="345" w:author="Eleanor Brush" w:date="2014-05-12T22:19:00Z">
        <w:r>
          <w:rPr>
            <w:rFonts w:ascii="Avenir Book" w:hAnsi="Avenir Book"/>
          </w:rPr>
          <w:t xml:space="preserve">the critical rate of each stressor, i.e. the rate sufficient to drive the population extinct, is a decreasing function of the rate of the other stressor.  That is, </w:t>
        </w:r>
      </w:ins>
      <w:ins w:id="346" w:author="Emma Fuller" w:date="2014-04-30T08:17:00Z">
        <w:del w:id="347" w:author="Eleanor Brush" w:date="2014-05-12T22:20:00Z">
          <w:r w:rsidR="00FF1994" w:rsidDel="0045548F">
            <w:rPr>
              <w:rFonts w:ascii="Avenir Book" w:hAnsi="Avenir Book"/>
            </w:rPr>
            <w:delText>C</w:delText>
          </w:r>
        </w:del>
      </w:ins>
      <w:del w:id="348" w:author="Eleanor Brush" w:date="2014-05-12T22:20:00Z">
        <w:r w:rsidR="00575C48" w:rsidRPr="00A53F62" w:rsidDel="0045548F">
          <w:rPr>
            <w:rFonts w:ascii="Avenir Book" w:hAnsi="Avenir Book"/>
          </w:rPr>
          <w:delText xml:space="preserve">limate velocity and </w:delText>
        </w:r>
        <w:r w:rsidR="00627C41" w:rsidRPr="00BE1D72" w:rsidDel="0045548F">
          <w:rPr>
            <w:rFonts w:ascii="Avenir Book" w:hAnsi="Avenir Book"/>
          </w:rPr>
          <w:delText xml:space="preserve">critical </w:delText>
        </w:r>
        <w:r w:rsidR="00575C48" w:rsidRPr="008F2B52" w:rsidDel="0045548F">
          <w:rPr>
            <w:rFonts w:ascii="Avenir Book" w:hAnsi="Avenir Book"/>
          </w:rPr>
          <w:delText>harvest rate are inversely related</w:delText>
        </w:r>
        <w:r w:rsidR="00E74E13" w:rsidDel="0045548F">
          <w:rPr>
            <w:rFonts w:ascii="Avenir Book" w:hAnsi="Avenir Book"/>
          </w:rPr>
          <w:delText>, as would be expected from interacting stressors</w:delText>
        </w:r>
        <w:r w:rsidR="00575C48" w:rsidRPr="008F2B52" w:rsidDel="0045548F">
          <w:rPr>
            <w:rFonts w:ascii="Avenir Book" w:hAnsi="Avenir Book"/>
          </w:rPr>
          <w:delText>. A</w:delText>
        </w:r>
      </w:del>
      <w:ins w:id="349" w:author="Eleanor Brush" w:date="2014-05-12T22:20:00Z">
        <w:r>
          <w:rPr>
            <w:rFonts w:ascii="Avenir Book" w:hAnsi="Avenir Book"/>
          </w:rPr>
          <w:t>a</w:t>
        </w:r>
      </w:ins>
      <w:r w:rsidR="00575C48" w:rsidRPr="008F2B52">
        <w:rPr>
          <w:rFonts w:ascii="Avenir Book" w:hAnsi="Avenir Book"/>
        </w:rPr>
        <w:t xml:space="preserve">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ins w:id="350" w:author="Eleanor Brush" w:date="2014-05-12T22:18:00Z">
        <w:r>
          <w:rPr>
            <w:rFonts w:ascii="Avenir Book" w:hAnsi="Avenir Book"/>
          </w:rPr>
          <w:t xml:space="preserve">  This negative relationship between the level of one stressor and the </w:t>
        </w:r>
      </w:ins>
      <w:ins w:id="351" w:author="Eleanor Brush" w:date="2014-05-12T22:19:00Z">
        <w:r>
          <w:rPr>
            <w:rFonts w:ascii="Avenir Book" w:hAnsi="Avenir Book"/>
          </w:rPr>
          <w:t>critical</w:t>
        </w:r>
      </w:ins>
      <w:ins w:id="352" w:author="Eleanor Brush" w:date="2014-05-12T22:18:00Z">
        <w:r>
          <w:rPr>
            <w:rFonts w:ascii="Avenir Book" w:hAnsi="Avenir Book"/>
          </w:rPr>
          <w:t xml:space="preserve"> </w:t>
        </w:r>
      </w:ins>
      <w:ins w:id="353" w:author="Eleanor Brush" w:date="2014-05-12T22:19:00Z">
        <w:r>
          <w:rPr>
            <w:rFonts w:ascii="Avenir Book" w:hAnsi="Avenir Book"/>
          </w:rPr>
          <w:t>rate of the other is evidence of an interaction between the stressors.</w:t>
        </w:r>
      </w:ins>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 their critical rates</w:t>
      </w:r>
      <w:r w:rsidR="00E74E13">
        <w:rPr>
          <w:rFonts w:ascii="Avenir Book" w:hAnsi="Avenir Book"/>
        </w:rPr>
        <w:t>,</w:t>
      </w:r>
      <w:r w:rsidR="00E53915">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r w:rsidR="00E74E13">
        <w:rPr>
          <w:rFonts w:ascii="Avenir Book" w:hAnsi="Avenir Book"/>
        </w:rPr>
        <w:t>or</w:t>
      </w:r>
      <w:r w:rsidRPr="00E53915">
        <w:rPr>
          <w:rFonts w:ascii="Avenir Book" w:hAnsi="Avenir Book"/>
        </w:rPr>
        <w:t xml:space="preserve"> the</w:t>
      </w:r>
      <w:r w:rsidR="00E74E13">
        <w:rPr>
          <w:rFonts w:ascii="Avenir Book" w:hAnsi="Avenir Book"/>
        </w:rPr>
        <w:t xml:space="preserve"> rate of</w:t>
      </w:r>
      <w:r w:rsidRPr="00E53915">
        <w:rPr>
          <w:rFonts w:ascii="Avenir Book" w:hAnsi="Avenir Book"/>
        </w:rPr>
        <w:t xml:space="preserve"> environment</w:t>
      </w:r>
      <w:r w:rsidR="00B51ECC" w:rsidRPr="00E75A47">
        <w:rPr>
          <w:rFonts w:ascii="Avenir Book" w:hAnsi="Avenir Book"/>
        </w:rPr>
        <w:t>al shift</w:t>
      </w:r>
      <w:r w:rsidR="00E74E13">
        <w:rPr>
          <w:rFonts w:ascii="Avenir Book" w:hAnsi="Avenir Book"/>
        </w:rPr>
        <w:t xml:space="preserve"> increases</w:t>
      </w:r>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F74DD3F" w:rsidR="00917458" w:rsidRPr="003B1C03" w:rsidRDefault="00575C48" w:rsidP="00AD2D55">
      <w:pPr>
        <w:spacing w:line="480" w:lineRule="auto"/>
        <w:rPr>
          <w:rFonts w:ascii="Avenir Book" w:hAnsi="Avenir Book"/>
        </w:rPr>
      </w:pPr>
      <w:r w:rsidRPr="00286494">
        <w:rPr>
          <w:rFonts w:ascii="Avenir Book" w:hAnsi="Avenir Book"/>
        </w:rPr>
        <w:lastRenderedPageBreak/>
        <w:t>It is always the case that increasing the intrinsic growth rate</w:t>
      </w:r>
      <w:r w:rsidR="00E74E13">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E74E13">
        <w:rPr>
          <w:rFonts w:ascii="Avenir Book" w:hAnsi="Avenir Book"/>
        </w:rPr>
        <w:t>), all else being equal,</w:t>
      </w:r>
      <w:r w:rsidRPr="003B1C03">
        <w:rPr>
          <w:rFonts w:ascii="Avenir Book" w:hAnsi="Avenir Book"/>
        </w:rPr>
        <w:t xml:space="preserve"> </w:t>
      </w:r>
      <w:r w:rsidR="00E74E13">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w:t>
      </w:r>
      <w:commentRangeStart w:id="354"/>
      <w:r w:rsidRPr="003B1C03">
        <w:rPr>
          <w:rFonts w:ascii="Avenir Book" w:hAnsi="Avenir Book"/>
        </w:rPr>
        <w:t xml:space="preserve">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w:t>
      </w:r>
      <w:commentRangeEnd w:id="354"/>
      <w:r w:rsidR="00A70338">
        <w:rPr>
          <w:rStyle w:val="CommentReference"/>
        </w:rPr>
        <w:commentReference w:id="354"/>
      </w:r>
      <w:r w:rsidRPr="00E53915">
        <w:rPr>
          <w:rFonts w:ascii="Avenir Book" w:hAnsi="Avenir Book"/>
        </w:rPr>
        <w:t xml:space="preserve">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w:t>
      </w:r>
      <w:ins w:id="355" w:author="Eleanor Brush" w:date="2014-05-13T14:32:00Z">
        <w:r w:rsidR="007B2CEC">
          <w:rPr>
            <w:rFonts w:ascii="Avenir Book" w:hAnsi="Avenir Book"/>
          </w:rPr>
          <w:t xml:space="preserve"> </w:t>
        </w:r>
      </w:ins>
      <w:ins w:id="356" w:author="Eleanor Brush" w:date="2014-05-13T14:33:00Z">
        <w:r w:rsidR="00107B42">
          <w:rPr>
            <w:rFonts w:ascii="Avenir Book" w:hAnsi="Avenir Book"/>
          </w:rPr>
          <w:t xml:space="preserve">populations with wider dispersal kernels have </w:t>
        </w:r>
      </w:ins>
      <w:ins w:id="357" w:author="Eleanor Brush" w:date="2014-05-13T14:34:00Z">
        <w:r w:rsidR="00107B42">
          <w:rPr>
            <w:rFonts w:ascii="Avenir Book" w:hAnsi="Avenir Book"/>
          </w:rPr>
          <w:t xml:space="preserve">a </w:t>
        </w:r>
      </w:ins>
      <w:ins w:id="358" w:author="Eleanor Brush" w:date="2014-05-13T14:33:00Z">
        <w:r w:rsidR="00107B42">
          <w:rPr>
            <w:rFonts w:ascii="Avenir Book" w:hAnsi="Avenir Book"/>
          </w:rPr>
          <w:t xml:space="preserve">lower critical harvesting rate because </w:t>
        </w:r>
      </w:ins>
      <w:del w:id="359" w:author="Eleanor Brush" w:date="2014-05-13T14:32:00Z">
        <w:r w:rsidRPr="00E75A47" w:rsidDel="007B2CEC">
          <w:rPr>
            <w:rFonts w:ascii="Avenir Book" w:hAnsi="Avenir Book"/>
          </w:rPr>
          <w:delText xml:space="preserve"> </w:delText>
        </w:r>
      </w:del>
      <w:r w:rsidRPr="00E75A47">
        <w:rPr>
          <w:rFonts w:ascii="Avenir Book" w:hAnsi="Avenir Book"/>
        </w:rPr>
        <w:t>dispersing farther is detrimental since many larvae will disperse too far away from the viable patch</w:t>
      </w:r>
      <w:ins w:id="360" w:author="Eleanor Brush" w:date="2014-05-13T14:32:00Z">
        <w:r w:rsidR="00107B42">
          <w:rPr>
            <w:rFonts w:ascii="Avenir Book" w:hAnsi="Avenir Book"/>
          </w:rPr>
          <w:t xml:space="preserve"> </w:t>
        </w:r>
      </w:ins>
      <w:del w:id="361" w:author="Eleanor Brush" w:date="2014-05-13T14:32:00Z">
        <w:r w:rsidR="0095710C" w:rsidRPr="00E75A47" w:rsidDel="00107B42">
          <w:rPr>
            <w:rFonts w:ascii="Avenir Book" w:hAnsi="Avenir Book"/>
          </w:rPr>
          <w:delText xml:space="preserve"> </w:delText>
        </w:r>
      </w:del>
      <w:r w:rsidR="0095710C" w:rsidRPr="00E75A47">
        <w:rPr>
          <w:rFonts w:ascii="Avenir Book" w:hAnsi="Avenir Book"/>
        </w:rPr>
        <w:t>(</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w:t>
      </w:r>
      <w:ins w:id="362" w:author="Eleanor Brush" w:date="2014-05-13T14:34:00Z">
        <w:r w:rsidR="00107B42">
          <w:rPr>
            <w:rFonts w:ascii="Avenir Book" w:hAnsi="Avenir Book"/>
          </w:rPr>
          <w:t xml:space="preserve">populations with wider dispersal kernels have a higher critical harvesting rate because because </w:t>
        </w:r>
      </w:ins>
      <w:r w:rsidRPr="00286494">
        <w:rPr>
          <w:rFonts w:ascii="Avenir Book" w:hAnsi="Avenir Book"/>
        </w:rPr>
        <w:t xml:space="preserve">dispersing farther </w:t>
      </w:r>
      <w:del w:id="363" w:author="Eleanor Brush" w:date="2014-05-13T14:34:00Z">
        <w:r w:rsidRPr="00286494" w:rsidDel="00107B42">
          <w:rPr>
            <w:rFonts w:ascii="Avenir Book" w:hAnsi="Avenir Book"/>
          </w:rPr>
          <w:delText>can help the population persist because</w:delText>
        </w:r>
      </w:del>
      <w:ins w:id="364" w:author="Eleanor Brush" w:date="2014-05-13T14:34:00Z">
        <w:r w:rsidR="00107B42">
          <w:rPr>
            <w:rFonts w:ascii="Avenir Book" w:hAnsi="Avenir Book"/>
          </w:rPr>
          <w:t>means that</w:t>
        </w:r>
      </w:ins>
      <w:r w:rsidRPr="00286494">
        <w:rPr>
          <w:rFonts w:ascii="Avenir Book" w:hAnsi="Avenir Book"/>
        </w:rPr>
        <w:t xml:space="preserve"> </w:t>
      </w:r>
      <w:r w:rsidR="00E74E13">
        <w:rPr>
          <w:rFonts w:ascii="Avenir Book" w:hAnsi="Avenir Book"/>
        </w:rPr>
        <w:t>more</w:t>
      </w:r>
      <w:r w:rsidR="00E74E13" w:rsidRPr="00286494">
        <w:rPr>
          <w:rFonts w:ascii="Avenir Book" w:hAnsi="Avenir Book"/>
        </w:rPr>
        <w:t xml:space="preserve"> </w:t>
      </w:r>
      <w:r w:rsidRPr="00286494">
        <w:rPr>
          <w:rFonts w:ascii="Avenir Book" w:hAnsi="Avenir Book"/>
        </w:rPr>
        <w:t xml:space="preserve">larvae will disperse into the space that will become viable </w:t>
      </w:r>
      <w:r w:rsidR="00E74E13">
        <w:rPr>
          <w:rFonts w:ascii="Avenir Book" w:hAnsi="Avenir Book"/>
        </w:rPr>
        <w:t>in the next generation</w:t>
      </w:r>
      <w:r w:rsidRPr="00286494">
        <w:rPr>
          <w:rFonts w:ascii="Avenir Book" w:hAnsi="Avenir Book"/>
        </w:rPr>
        <w:t xml:space="preserve">. </w:t>
      </w:r>
      <w:moveFromRangeStart w:id="365" w:author="Eleanor Brush" w:date="2014-05-13T14:35:00Z" w:name="move261611042"/>
      <w:moveFrom w:id="366" w:author="Eleanor Brush" w:date="2014-05-13T14:35:00Z">
        <w:r w:rsidRPr="00286494" w:rsidDel="00107B42">
          <w:rPr>
            <w:rFonts w:ascii="Avenir Book" w:hAnsi="Avenir Book"/>
          </w:rPr>
          <w:t xml:space="preserve">This </w:t>
        </w:r>
        <w:r w:rsidR="004D7E4B" w:rsidRPr="00A53F62" w:rsidDel="00107B42">
          <w:rPr>
            <w:rFonts w:ascii="Avenir Book" w:hAnsi="Avenir Book"/>
          </w:rPr>
          <w:t xml:space="preserve">process </w:t>
        </w:r>
        <w:r w:rsidRPr="00BE1D72" w:rsidDel="00107B42">
          <w:rPr>
            <w:rFonts w:ascii="Avenir Book" w:hAnsi="Avenir Book"/>
          </w:rPr>
          <w:t>affects the critical harvesting ra</w:t>
        </w:r>
        <w:r w:rsidRPr="008F2B52" w:rsidDel="00107B4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moveFrom>
      <w:moveFromRangeEnd w:id="365"/>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367" w:name="management-strategies"/>
      <w:r w:rsidRPr="003B1C03">
        <w:rPr>
          <w:rFonts w:ascii="Avenir Book" w:hAnsi="Avenir Book"/>
          <w:color w:val="auto"/>
          <w:sz w:val="28"/>
        </w:rPr>
        <w:lastRenderedPageBreak/>
        <w:t>Alternative m</w:t>
      </w:r>
      <w:r w:rsidR="00575C48" w:rsidRPr="003B1C03">
        <w:rPr>
          <w:rFonts w:ascii="Avenir Book" w:hAnsi="Avenir Book"/>
          <w:color w:val="auto"/>
          <w:sz w:val="28"/>
        </w:rPr>
        <w:t xml:space="preserve">anagement strategies </w:t>
      </w:r>
    </w:p>
    <w:bookmarkEnd w:id="367"/>
    <w:p w14:paraId="229BB7B4" w14:textId="3DD0F8BE" w:rsidR="00917458" w:rsidRPr="00BE4CF8" w:rsidRDefault="002F55C8" w:rsidP="00AD2D55">
      <w:pPr>
        <w:spacing w:line="480" w:lineRule="auto"/>
        <w:rPr>
          <w:rFonts w:ascii="Avenir Book" w:hAnsi="Avenir Book"/>
        </w:rPr>
      </w:pPr>
      <w:commentRangeStart w:id="368"/>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r w:rsidR="00A8768C">
        <w:rPr>
          <w:rFonts w:ascii="Avenir Book" w:hAnsi="Avenir Book"/>
        </w:rPr>
        <w:t>b</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commentRangeEnd w:id="368"/>
      <w:r w:rsidR="00A70338">
        <w:rPr>
          <w:rStyle w:val="CommentReference"/>
        </w:rPr>
        <w:commentReference w:id="368"/>
      </w:r>
    </w:p>
    <w:p w14:paraId="4AE32DC9" w14:textId="62CC5776"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r w:rsidR="00A8768C">
        <w:rPr>
          <w:rFonts w:ascii="Avenir Book" w:hAnsi="Avenir Book"/>
        </w:rPr>
        <w:t>c</w:t>
      </w:r>
      <w:r w:rsidR="000F3D6D" w:rsidRPr="003B1C03">
        <w:rPr>
          <w:rFonts w:ascii="Avenir Book" w:hAnsi="Avenir Book"/>
        </w:rPr>
        <w:t xml:space="preserve"> and </w:t>
      </w:r>
      <w:r w:rsidR="00A8768C">
        <w:rPr>
          <w:rFonts w:ascii="Avenir Book" w:hAnsi="Avenir Book"/>
        </w:rPr>
        <w:t>d</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w:t>
      </w:r>
      <w:commentRangeStart w:id="369"/>
      <w:r w:rsidRPr="003B1C03">
        <w:rPr>
          <w:rFonts w:ascii="Avenir Book" w:hAnsi="Avenir Book"/>
        </w:rPr>
        <w:t xml:space="preserve">minimum population biomass is </w:t>
      </w:r>
      <w:r w:rsidR="007A5593">
        <w:rPr>
          <w:rFonts w:ascii="Avenir Book" w:hAnsi="Avenir Book"/>
        </w:rPr>
        <w:t xml:space="preserve">higher </w:t>
      </w:r>
      <w:r w:rsidR="00BE4CF8">
        <w:rPr>
          <w:rFonts w:ascii="Avenir Book" w:hAnsi="Avenir Book"/>
        </w:rPr>
        <w:t>in simulations with smaller MPAs</w:t>
      </w:r>
      <w:commentRangeEnd w:id="369"/>
      <w:r w:rsidR="00550641">
        <w:rPr>
          <w:rStyle w:val="CommentReference"/>
        </w:rPr>
        <w:commentReference w:id="369"/>
      </w:r>
      <w:r w:rsidRPr="00BE4CF8">
        <w:rPr>
          <w:rFonts w:ascii="Avenir Book" w:hAnsi="Avenir Book"/>
        </w:rPr>
        <w:t xml:space="preserve">, the population </w:t>
      </w:r>
      <w:ins w:id="370" w:author="Emma Fuller" w:date="2014-04-30T08:29:00Z">
        <w:r w:rsidR="00550641">
          <w:rPr>
            <w:rFonts w:ascii="Avenir Book" w:hAnsi="Avenir Book"/>
          </w:rPr>
          <w:t>would have</w:t>
        </w:r>
        <w:r w:rsidR="00550641" w:rsidRPr="00BE4CF8">
          <w:rPr>
            <w:rFonts w:ascii="Avenir Book" w:hAnsi="Avenir Book"/>
          </w:rPr>
          <w:t xml:space="preserve"> </w:t>
        </w:r>
      </w:ins>
      <w:r w:rsidRPr="00BE4CF8">
        <w:rPr>
          <w:rFonts w:ascii="Avenir Book" w:hAnsi="Avenir Book"/>
        </w:rPr>
        <w:t xml:space="preserve">a larger buffer </w:t>
      </w:r>
      <w:r w:rsidR="007A5593">
        <w:rPr>
          <w:rFonts w:ascii="Avenir Book" w:hAnsi="Avenir Book"/>
        </w:rPr>
        <w:t>against</w:t>
      </w:r>
      <w:r w:rsidR="007A5593" w:rsidRPr="00BE4CF8">
        <w:rPr>
          <w:rFonts w:ascii="Avenir Book" w:hAnsi="Avenir Book"/>
        </w:rPr>
        <w:t xml:space="preserve"> </w:t>
      </w:r>
      <w:r w:rsidRPr="00BE4CF8">
        <w:rPr>
          <w:rFonts w:ascii="Avenir Book" w:hAnsi="Avenir Book"/>
        </w:rPr>
        <w:t xml:space="preserve">extinction in a </w:t>
      </w:r>
      <w:commentRangeStart w:id="371"/>
      <w:r w:rsidRPr="00BE4CF8">
        <w:rPr>
          <w:rFonts w:ascii="Avenir Book" w:hAnsi="Avenir Book"/>
        </w:rPr>
        <w:t xml:space="preserve">stochastic </w:t>
      </w:r>
      <w:commentRangeEnd w:id="371"/>
      <w:r w:rsidR="00550641">
        <w:rPr>
          <w:rStyle w:val="CommentReference"/>
        </w:rPr>
        <w:commentReference w:id="371"/>
      </w:r>
      <w:r w:rsidRPr="00BE4CF8">
        <w:rPr>
          <w:rFonts w:ascii="Avenir Book" w:hAnsi="Avenir Book"/>
        </w:rPr>
        <w:t>environment</w:t>
      </w:r>
      <w:r w:rsidR="007A5593">
        <w:rPr>
          <w:rFonts w:ascii="Avenir Book" w:hAnsi="Avenir Book"/>
        </w:rPr>
        <w:t>, at least</w:t>
      </w:r>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372" w:name="discussion"/>
      <w:r w:rsidRPr="00E53915">
        <w:rPr>
          <w:rFonts w:ascii="Avenir Book" w:hAnsi="Avenir Book"/>
          <w:color w:val="auto"/>
        </w:rPr>
        <w:t>Discussion</w:t>
      </w:r>
    </w:p>
    <w:bookmarkEnd w:id="372"/>
    <w:p w14:paraId="72FA6D8A" w14:textId="25A89BE0"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w:t>
      </w:r>
      <w:ins w:id="373" w:author="Eleanor Brush" w:date="2014-05-12T22:47:00Z">
        <w:r w:rsidR="009A5B57" w:rsidRPr="003B1C03">
          <w:rPr>
            <w:rFonts w:ascii="Avenir Book" w:hAnsi="Avenir Book"/>
          </w:rPr>
          <w:t xml:space="preserve">The </w:t>
        </w:r>
        <w:r w:rsidR="009A5B57" w:rsidRPr="003B1C03">
          <w:rPr>
            <w:rFonts w:ascii="Avenir Book" w:hAnsi="Avenir Book"/>
          </w:rPr>
          <w:lastRenderedPageBreak/>
          <w:t xml:space="preserve">interactive effects of climate and fishing on spatial distributions </w:t>
        </w:r>
        <w:r w:rsidR="009A5B57">
          <w:rPr>
            <w:rFonts w:ascii="Avenir Book" w:hAnsi="Avenir Book"/>
          </w:rPr>
          <w:t>have</w:t>
        </w:r>
        <w:r w:rsidR="009A5B57" w:rsidRPr="003B1C03">
          <w:rPr>
            <w:rFonts w:ascii="Avenir Book" w:hAnsi="Avenir Book"/>
          </w:rPr>
          <w:t xml:space="preserve"> been identified as an important area of research (Planque, Fromentin, et al. 2010)</w:t>
        </w:r>
        <w:r w:rsidR="009A5B57">
          <w:rPr>
            <w:rFonts w:ascii="Avenir Book" w:hAnsi="Avenir Book"/>
          </w:rPr>
          <w:t xml:space="preserve">. </w:t>
        </w:r>
      </w:ins>
      <w:r w:rsidRPr="00E75A47">
        <w:rPr>
          <w:rFonts w:ascii="Avenir Book" w:hAnsi="Avenir Book"/>
        </w:rPr>
        <w:t>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w:t>
      </w:r>
      <w:del w:id="374" w:author="Eleanor Brush" w:date="2014-05-12T22:24:00Z">
        <w:r w:rsidR="00575C48" w:rsidRPr="00BE1D72" w:rsidDel="00AE1CC1">
          <w:rPr>
            <w:rFonts w:ascii="Avenir Book" w:hAnsi="Avenir Book"/>
          </w:rPr>
          <w:delText>a negative relationship between</w:delText>
        </w:r>
      </w:del>
      <w:ins w:id="375" w:author="Eleanor Brush" w:date="2014-05-12T22:24:00Z">
        <w:r w:rsidR="00AE1CC1">
          <w:rPr>
            <w:rFonts w:ascii="Avenir Book" w:hAnsi="Avenir Book"/>
          </w:rPr>
          <w:t>that</w:t>
        </w:r>
      </w:ins>
      <w:r w:rsidR="00575C48" w:rsidRPr="00BE1D72">
        <w:rPr>
          <w:rFonts w:ascii="Avenir Book" w:hAnsi="Avenir Book"/>
        </w:rPr>
        <w:t xml:space="preserve"> the critical harvesting rate </w:t>
      </w:r>
      <w:del w:id="376" w:author="Eleanor Brush" w:date="2014-05-12T22:25:00Z">
        <w:r w:rsidR="00575C48" w:rsidRPr="00BE1D72" w:rsidDel="00AE1CC1">
          <w:rPr>
            <w:rFonts w:ascii="Avenir Book" w:hAnsi="Avenir Book"/>
          </w:rPr>
          <w:delText xml:space="preserve">and </w:delText>
        </w:r>
      </w:del>
      <w:ins w:id="377" w:author="Eleanor Brush" w:date="2014-05-12T22:25:00Z">
        <w:r w:rsidR="00AE1CC1">
          <w:rPr>
            <w:rFonts w:ascii="Avenir Book" w:hAnsi="Avenir Book"/>
          </w:rPr>
          <w:t>decreases</w:t>
        </w:r>
        <w:r w:rsidR="00AE1CC1" w:rsidRPr="00BE1D72">
          <w:rPr>
            <w:rFonts w:ascii="Avenir Book" w:hAnsi="Avenir Book"/>
          </w:rPr>
          <w:t xml:space="preserve"> </w:t>
        </w:r>
        <w:r w:rsidR="00AE1CC1">
          <w:rPr>
            <w:rFonts w:ascii="Avenir Book" w:hAnsi="Avenir Book"/>
          </w:rPr>
          <w:t xml:space="preserve">as </w:t>
        </w:r>
      </w:ins>
      <w:r w:rsidR="00575C48" w:rsidRPr="00BE1D72">
        <w:rPr>
          <w:rFonts w:ascii="Avenir Book" w:hAnsi="Avenir Book"/>
        </w:rPr>
        <w:t>climate velocity</w:t>
      </w:r>
      <w:ins w:id="378" w:author="Eleanor Brush" w:date="2014-05-12T22:25:00Z">
        <w:r w:rsidR="00AE1CC1">
          <w:rPr>
            <w:rFonts w:ascii="Avenir Book" w:hAnsi="Avenir Book"/>
          </w:rPr>
          <w:t xml:space="preserve"> increases</w:t>
        </w:r>
      </w:ins>
      <w:r w:rsidR="00575C48" w:rsidRPr="00BE1D72">
        <w:rPr>
          <w:rFonts w:ascii="Avenir Book" w:hAnsi="Avenir Book"/>
        </w:rPr>
        <w:t xml:space="preserve">.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ins w:id="379" w:author="Eleanor Brush" w:date="2014-05-13T14:35:00Z">
        <w:r w:rsidR="00107B42">
          <w:rPr>
            <w:rFonts w:ascii="Avenir Book" w:hAnsi="Avenir Book"/>
          </w:rPr>
          <w:t xml:space="preserve"> </w:t>
        </w:r>
      </w:ins>
      <w:moveToRangeStart w:id="380" w:author="Eleanor Brush" w:date="2014-05-13T14:35:00Z" w:name="move261611042"/>
      <w:moveTo w:id="381" w:author="Eleanor Brush" w:date="2014-05-13T14:35:00Z">
        <w:del w:id="382" w:author="Eleanor Brush" w:date="2014-05-13T14:35:00Z">
          <w:r w:rsidR="00107B42" w:rsidRPr="00286494" w:rsidDel="00107B42">
            <w:rPr>
              <w:rFonts w:ascii="Avenir Book" w:hAnsi="Avenir Book"/>
            </w:rPr>
            <w:delText xml:space="preserve">This </w:delText>
          </w:r>
          <w:r w:rsidR="00107B42" w:rsidRPr="00A53F62" w:rsidDel="00107B42">
            <w:rPr>
              <w:rFonts w:ascii="Avenir Book" w:hAnsi="Avenir Book"/>
            </w:rPr>
            <w:delText xml:space="preserve">process </w:delText>
          </w:r>
          <w:r w:rsidR="00107B42" w:rsidRPr="00BE1D72" w:rsidDel="00107B42">
            <w:rPr>
              <w:rFonts w:ascii="Avenir Book" w:hAnsi="Avenir Book"/>
            </w:rPr>
            <w:delText>affects the critical harvesting ra</w:delText>
          </w:r>
          <w:r w:rsidR="00107B42" w:rsidRPr="008F2B52" w:rsidDel="00107B42">
            <w:rPr>
              <w:rFonts w:ascii="Avenir Book" w:hAnsi="Avenir Book"/>
            </w:rPr>
            <w:delText>te:</w:delText>
          </w:r>
        </w:del>
      </w:moveTo>
      <w:ins w:id="383" w:author="Eleanor Brush" w:date="2014-05-13T14:35:00Z">
        <w:r w:rsidR="00107B42">
          <w:rPr>
            <w:rFonts w:ascii="Avenir Book" w:hAnsi="Avenir Book"/>
          </w:rPr>
          <w:t>We also found that a wider dispersal kernel only helps a population to persist when the climate is shifting quickly.  This implies that</w:t>
        </w:r>
      </w:ins>
      <w:moveTo w:id="384" w:author="Eleanor Brush" w:date="2014-05-13T14:35:00Z">
        <w:r w:rsidR="00107B42" w:rsidRPr="008F2B52">
          <w:rPr>
            <w:rFonts w:ascii="Avenir Book" w:hAnsi="Avenir Book"/>
          </w:rPr>
          <w:t xml:space="preserve"> at a low climate velocity, we can more severely harvest populations that have a shorter dispersal distance than those that disperse farther, whereas at a high climate velocity, we can more aggressively harvest populations that disperse farther.</w:t>
        </w:r>
      </w:moveTo>
      <w:moveToRangeEnd w:id="380"/>
    </w:p>
    <w:p w14:paraId="2206A0CA" w14:textId="68A8FF1A" w:rsidR="00615C5A" w:rsidRDefault="00D6562B" w:rsidP="00846EF5">
      <w:pPr>
        <w:spacing w:line="480" w:lineRule="auto"/>
        <w:rPr>
          <w:ins w:id="385" w:author="Eleanor Brush" w:date="2014-05-12T22:35:00Z"/>
          <w:rFonts w:ascii="Avenir Book" w:hAnsi="Avenir Book"/>
        </w:rPr>
      </w:pPr>
      <w:r w:rsidRPr="003B1C03">
        <w:rPr>
          <w:rFonts w:ascii="Avenir Book" w:hAnsi="Avenir Book"/>
        </w:rPr>
        <w:t>In our model, the interaction between harvest and climate was effectively additive</w:t>
      </w:r>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del w:id="386" w:author="Eleanor Brush" w:date="2014-05-13T14:45:00Z">
        <w:r w:rsidR="003B6345" w:rsidRPr="003B1C03" w:rsidDel="00724656">
          <w:rPr>
            <w:rFonts w:ascii="Avenir Book" w:hAnsi="Avenir Book"/>
          </w:rPr>
          <w:delText>For example, s</w:delText>
        </w:r>
        <w:r w:rsidR="00575C48" w:rsidRPr="003B1C03" w:rsidDel="00724656">
          <w:rPr>
            <w:rFonts w:ascii="Avenir Book" w:hAnsi="Avenir Book"/>
          </w:rPr>
          <w:delText xml:space="preserve">ynergy between harvesting and </w:delText>
        </w:r>
        <w:r w:rsidR="008E593B" w:rsidRPr="003B1C03" w:rsidDel="00724656">
          <w:rPr>
            <w:rFonts w:ascii="Avenir Book" w:hAnsi="Avenir Book"/>
          </w:rPr>
          <w:delText>temperature</w:delText>
        </w:r>
        <w:r w:rsidR="00575C48" w:rsidRPr="003B1C03" w:rsidDel="00724656">
          <w:rPr>
            <w:rFonts w:ascii="Avenir Book" w:hAnsi="Avenir Book"/>
          </w:rPr>
          <w:delText xml:space="preserve"> </w:delText>
        </w:r>
        <w:r w:rsidR="008E593B" w:rsidRPr="003B1C03" w:rsidDel="00724656">
          <w:rPr>
            <w:rFonts w:ascii="Avenir Book" w:hAnsi="Avenir Book"/>
          </w:rPr>
          <w:delText>was</w:delText>
        </w:r>
        <w:r w:rsidR="00C009FF" w:rsidRPr="003B1C03" w:rsidDel="00724656">
          <w:rPr>
            <w:rFonts w:ascii="Avenir Book" w:hAnsi="Avenir Book"/>
          </w:rPr>
          <w:delText xml:space="preserve"> detected </w:delText>
        </w:r>
        <w:r w:rsidR="00575C48" w:rsidRPr="003B1C03" w:rsidDel="00724656">
          <w:rPr>
            <w:rFonts w:ascii="Avenir Book" w:hAnsi="Avenir Book"/>
          </w:rPr>
          <w:delText>in experimental populations</w:delText>
        </w:r>
        <w:r w:rsidR="008E593B" w:rsidRPr="003B1C03" w:rsidDel="00724656">
          <w:rPr>
            <w:rFonts w:ascii="Avenir Book" w:hAnsi="Avenir Book"/>
          </w:rPr>
          <w:delText xml:space="preserve"> of rotifers</w:delText>
        </w:r>
        <w:r w:rsidR="00575C48" w:rsidRPr="003B1C03" w:rsidDel="00724656">
          <w:rPr>
            <w:rFonts w:ascii="Avenir Book" w:hAnsi="Avenir Book"/>
          </w:rPr>
          <w:delText xml:space="preserve"> (Mora et al. 2007)</w:delText>
        </w:r>
        <w:r w:rsidR="00852431" w:rsidDel="00724656">
          <w:rPr>
            <w:rFonts w:ascii="Avenir Book" w:hAnsi="Avenir Book"/>
          </w:rPr>
          <w:delText>. Similarly,</w:delText>
        </w:r>
        <w:r w:rsidR="00575C48" w:rsidRPr="003B1C03" w:rsidDel="00724656">
          <w:rPr>
            <w:rFonts w:ascii="Avenir Book" w:hAnsi="Avenir Book"/>
          </w:rPr>
          <w:delText xml:space="preserve"> </w:delText>
        </w:r>
        <w:r w:rsidR="00C009FF" w:rsidRPr="003B1C03" w:rsidDel="00724656">
          <w:rPr>
            <w:rFonts w:ascii="Avenir Book" w:hAnsi="Avenir Book"/>
          </w:rPr>
          <w:delText>t</w:delText>
        </w:r>
      </w:del>
      <w:ins w:id="387" w:author="Eleanor Brush" w:date="2014-05-13T14:45:00Z">
        <w:r w:rsidR="00724656">
          <w:rPr>
            <w:rFonts w:ascii="Avenir Book" w:hAnsi="Avenir Book"/>
          </w:rPr>
          <w:t>T</w:t>
        </w:r>
      </w:ins>
      <w:r w:rsidR="00C009FF" w:rsidRPr="003B1C03">
        <w:rPr>
          <w:rFonts w:ascii="Avenir Book" w:hAnsi="Avenir Book"/>
        </w:rPr>
        <w:t xml:space="preserve">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ins w:id="388" w:author="Eleanor Brush" w:date="2014-05-14T13:37:00Z">
        <w:r w:rsidR="00BA66CD">
          <w:rPr>
            <w:rFonts w:ascii="Avenir Book" w:hAnsi="Avenir Book"/>
          </w:rPr>
          <w:t xml:space="preserve">reviewed by </w:t>
        </w:r>
      </w:ins>
      <w:r w:rsidR="00575C48" w:rsidRPr="003B1C03">
        <w:rPr>
          <w:rFonts w:ascii="Avenir Book" w:hAnsi="Avenir Book"/>
        </w:rPr>
        <w:t>Planque, Fromentin,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w:t>
      </w:r>
      <w:ins w:id="389" w:author="Eleanor Brush" w:date="2014-05-13T10:52:00Z">
        <w:r w:rsidR="00ED48DA">
          <w:rPr>
            <w:rFonts w:ascii="Avenir Book" w:hAnsi="Avenir Book"/>
          </w:rPr>
          <w:t xml:space="preserve">the effects of </w:t>
        </w:r>
      </w:ins>
      <w:r w:rsidR="00C009FF" w:rsidRPr="003B1C03">
        <w:rPr>
          <w:rFonts w:ascii="Avenir Book" w:hAnsi="Avenir Book"/>
        </w:rPr>
        <w:t xml:space="preserve">fishing and climate have been identified at the </w:t>
      </w:r>
      <w:r w:rsidR="00575C48" w:rsidRPr="003B1C03">
        <w:rPr>
          <w:rFonts w:ascii="Avenir Book" w:hAnsi="Avenir Book"/>
        </w:rPr>
        <w:t xml:space="preserve">ecosystem level (Kirby, Beaugrand, and Lindley 2009; Planque, Fromentin, et al. 2010). </w:t>
      </w:r>
      <w:ins w:id="390" w:author="Eleanor Brush" w:date="2014-05-13T14:45:00Z">
        <w:r w:rsidR="00724656">
          <w:rPr>
            <w:rFonts w:ascii="Avenir Book" w:hAnsi="Avenir Book"/>
          </w:rPr>
          <w:t>Similarly</w:t>
        </w:r>
        <w:r w:rsidR="00724656" w:rsidRPr="003B1C03">
          <w:rPr>
            <w:rFonts w:ascii="Avenir Book" w:hAnsi="Avenir Book"/>
          </w:rPr>
          <w:t>, synergy between harvesting and temperature was detected in experimental populations of rotifers (Mora et al. 2007)</w:t>
        </w:r>
        <w:r w:rsidR="00724656">
          <w:rPr>
            <w:rFonts w:ascii="Avenir Book" w:hAnsi="Avenir Book"/>
          </w:rPr>
          <w:t xml:space="preserve">. </w:t>
        </w:r>
      </w:ins>
      <w:del w:id="391" w:author="Eleanor Brush" w:date="2014-05-12T22:29:00Z">
        <w:r w:rsidR="00FD5463" w:rsidRPr="003B1C03" w:rsidDel="00155A42">
          <w:rPr>
            <w:rFonts w:ascii="Avenir Book" w:hAnsi="Avenir Book"/>
          </w:rPr>
          <w:delText>However,</w:delText>
        </w:r>
        <w:r w:rsidR="00C009FF" w:rsidRPr="003B1C03" w:rsidDel="00155A42">
          <w:rPr>
            <w:rFonts w:ascii="Avenir Book" w:hAnsi="Avenir Book"/>
          </w:rPr>
          <w:delText xml:space="preserve"> </w:delText>
        </w:r>
      </w:del>
      <w:ins w:id="392" w:author="Emma Fuller" w:date="2014-04-30T08:31:00Z">
        <w:del w:id="393" w:author="Eleanor Brush" w:date="2014-05-12T22:29:00Z">
          <w:r w:rsidR="00550641" w:rsidDel="00155A42">
            <w:rPr>
              <w:rFonts w:ascii="Avenir Book" w:hAnsi="Avenir Book"/>
            </w:rPr>
            <w:delText>a</w:delText>
          </w:r>
        </w:del>
      </w:ins>
      <w:ins w:id="394" w:author="Eleanor Brush" w:date="2014-05-12T22:29:00Z">
        <w:r w:rsidR="00155A42">
          <w:rPr>
            <w:rFonts w:ascii="Avenir Book" w:hAnsi="Avenir Book"/>
          </w:rPr>
          <w:t>A</w:t>
        </w:r>
      </w:ins>
      <w:ins w:id="395" w:author="Emma Fuller" w:date="2014-04-30T08:31:00Z">
        <w:r w:rsidR="00550641">
          <w:rPr>
            <w:rFonts w:ascii="Avenir Book" w:hAnsi="Avenir Book"/>
          </w:rPr>
          <w:t xml:space="preserve"> partial explanation for </w:t>
        </w:r>
      </w:ins>
      <w:r w:rsidR="00C009FF" w:rsidRPr="003B1C03">
        <w:rPr>
          <w:rFonts w:ascii="Avenir Book" w:hAnsi="Avenir Book"/>
        </w:rPr>
        <w:t>th</w:t>
      </w:r>
      <w:r w:rsidR="00086FB4">
        <w:rPr>
          <w:rFonts w:ascii="Avenir Book" w:hAnsi="Avenir Book"/>
        </w:rPr>
        <w:t>e</w:t>
      </w:r>
      <w:del w:id="396" w:author="Eleanor Brush" w:date="2014-05-12T22:29:00Z">
        <w:r w:rsidR="00C009FF" w:rsidRPr="003B1C03" w:rsidDel="00155A42">
          <w:rPr>
            <w:rFonts w:ascii="Avenir Book" w:hAnsi="Avenir Book"/>
          </w:rPr>
          <w:delText>s</w:delText>
        </w:r>
        <w:r w:rsidR="00086FB4" w:rsidDel="00155A42">
          <w:rPr>
            <w:rFonts w:ascii="Avenir Book" w:hAnsi="Avenir Book"/>
          </w:rPr>
          <w:delText>e</w:delText>
        </w:r>
      </w:del>
      <w:r w:rsidR="00C009FF" w:rsidRPr="003B1C03">
        <w:rPr>
          <w:rFonts w:ascii="Avenir Book" w:hAnsi="Avenir Book"/>
        </w:rPr>
        <w:t xml:space="preserve"> discrepanc</w:t>
      </w:r>
      <w:ins w:id="397" w:author="Eleanor Brush" w:date="2014-05-12T22:29:00Z">
        <w:r w:rsidR="00155A42">
          <w:rPr>
            <w:rFonts w:ascii="Avenir Book" w:hAnsi="Avenir Book"/>
          </w:rPr>
          <w:t>y between our results and the previous evidence for synergy</w:t>
        </w:r>
      </w:ins>
      <w:del w:id="398" w:author="Eleanor Brush" w:date="2014-05-12T22:29:00Z">
        <w:r w:rsidR="00086FB4" w:rsidDel="00155A42">
          <w:rPr>
            <w:rFonts w:ascii="Avenir Book" w:hAnsi="Avenir Book"/>
          </w:rPr>
          <w:delText>ies</w:delText>
        </w:r>
      </w:del>
      <w:r w:rsidR="00C009FF" w:rsidRPr="003B1C03">
        <w:rPr>
          <w:rFonts w:ascii="Avenir Book" w:hAnsi="Avenir Book"/>
        </w:rPr>
        <w:t xml:space="preserve"> may </w:t>
      </w:r>
      <w:ins w:id="399" w:author="Emma Fuller" w:date="2014-04-30T08:31:00Z">
        <w:r w:rsidR="00550641">
          <w:rPr>
            <w:rFonts w:ascii="Avenir Book" w:hAnsi="Avenir Book"/>
          </w:rPr>
          <w:t xml:space="preserve">be that </w:t>
        </w:r>
      </w:ins>
      <w:r w:rsidR="00BB20EC">
        <w:rPr>
          <w:rFonts w:ascii="Avenir Book" w:hAnsi="Avenir Book"/>
        </w:rPr>
        <w:t xml:space="preserve">we analyzed the ability of populations to keep pace with climate velocity, while other </w:t>
      </w:r>
      <w:r w:rsidR="00086FB4">
        <w:rPr>
          <w:rFonts w:ascii="Avenir Book" w:hAnsi="Avenir Book"/>
        </w:rPr>
        <w:t>studies</w:t>
      </w:r>
      <w:r w:rsidR="00086FB4" w:rsidRPr="003B1C03">
        <w:rPr>
          <w:rFonts w:ascii="Avenir Book" w:hAnsi="Avenir Book"/>
        </w:rPr>
        <w:t xml:space="preserve"> </w:t>
      </w:r>
      <w:r w:rsidR="00FD5463" w:rsidRPr="003B1C03">
        <w:rPr>
          <w:rFonts w:ascii="Avenir Book" w:hAnsi="Avenir Book"/>
        </w:rPr>
        <w:t>examined different aspects of changing climate</w:t>
      </w:r>
      <w:r w:rsidR="00575C48" w:rsidRPr="003B1C03">
        <w:rPr>
          <w:rFonts w:ascii="Avenir Book" w:hAnsi="Avenir Book"/>
        </w:rPr>
        <w:t xml:space="preserve">. In the </w:t>
      </w:r>
      <w:r w:rsidR="00086FB4">
        <w:rPr>
          <w:rFonts w:ascii="Avenir Book" w:hAnsi="Avenir Book"/>
        </w:rPr>
        <w:t xml:space="preserve">rotifer </w:t>
      </w:r>
      <w:r w:rsidR="00575C48" w:rsidRPr="003B1C03">
        <w:rPr>
          <w:rFonts w:ascii="Avenir Book" w:hAnsi="Avenir Book"/>
        </w:rPr>
        <w:t>experiment,</w:t>
      </w:r>
      <w:r w:rsidR="00200D3B">
        <w:rPr>
          <w:rFonts w:ascii="Avenir Book" w:hAnsi="Avenir Book"/>
        </w:rPr>
        <w:t xml:space="preserve"> for example,</w:t>
      </w:r>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lastRenderedPageBreak/>
        <w:t>organisms were unable to relocate to thermal optima</w:t>
      </w:r>
      <w:del w:id="400" w:author="Eleanor Brush" w:date="2014-05-12T22:30:00Z">
        <w:r w:rsidR="00575C48" w:rsidRPr="003B1C03" w:rsidDel="00155A42">
          <w:rPr>
            <w:rFonts w:ascii="Avenir Book" w:hAnsi="Avenir Book"/>
          </w:rPr>
          <w:delText xml:space="preserve">. </w:delText>
        </w:r>
        <w:r w:rsidR="00200D3B" w:rsidDel="00155A42">
          <w:rPr>
            <w:rFonts w:ascii="Avenir Book" w:hAnsi="Avenir Book"/>
          </w:rPr>
          <w:delText>H</w:delText>
        </w:r>
        <w:r w:rsidR="008B0912" w:rsidRPr="003B1C03" w:rsidDel="00155A42">
          <w:rPr>
            <w:rFonts w:ascii="Avenir Book" w:hAnsi="Avenir Book"/>
          </w:rPr>
          <w:delText>arvesting was conjectured to reduce genetic diversity</w:delText>
        </w:r>
        <w:r w:rsidR="00C009FF" w:rsidRPr="003B1C03" w:rsidDel="00155A42">
          <w:rPr>
            <w:rFonts w:ascii="Avenir Book" w:hAnsi="Avenir Book"/>
          </w:rPr>
          <w:delText xml:space="preserve">, and </w:delText>
        </w:r>
        <w:r w:rsidR="00200D3B" w:rsidDel="00155A42">
          <w:rPr>
            <w:rFonts w:ascii="Avenir Book" w:hAnsi="Avenir Book"/>
          </w:rPr>
          <w:delText xml:space="preserve">to </w:delText>
        </w:r>
        <w:r w:rsidR="00C009FF" w:rsidRPr="003B1C03" w:rsidDel="00155A42">
          <w:rPr>
            <w:rFonts w:ascii="Avenir Book" w:hAnsi="Avenir Book"/>
          </w:rPr>
          <w:delText>therefore reduce populations’</w:delText>
        </w:r>
        <w:r w:rsidR="008B0912" w:rsidRPr="003B1C03" w:rsidDel="00155A42">
          <w:rPr>
            <w:rFonts w:ascii="Avenir Book" w:hAnsi="Avenir Book"/>
          </w:rPr>
          <w:delText xml:space="preserve"> adaptive capacity </w:delText>
        </w:r>
        <w:r w:rsidR="00C009FF" w:rsidRPr="00E53915" w:rsidDel="00155A42">
          <w:rPr>
            <w:rFonts w:ascii="Avenir Book" w:hAnsi="Avenir Book"/>
          </w:rPr>
          <w:delText>in the face of warming</w:delText>
        </w:r>
      </w:del>
      <w:r w:rsidR="008B0912" w:rsidRPr="00E53915">
        <w:rPr>
          <w:rFonts w:ascii="Avenir Book" w:hAnsi="Avenir Book"/>
        </w:rPr>
        <w:t xml:space="preserve"> (</w:t>
      </w:r>
      <w:commentRangeStart w:id="401"/>
      <w:r w:rsidR="008B0912" w:rsidRPr="00E53915">
        <w:rPr>
          <w:rFonts w:ascii="Avenir Book" w:hAnsi="Avenir Book"/>
        </w:rPr>
        <w:t>Mora et al. 2007</w:t>
      </w:r>
      <w:commentRangeEnd w:id="401"/>
      <w:r w:rsidR="00550641">
        <w:rPr>
          <w:rStyle w:val="CommentReference"/>
        </w:rPr>
        <w:commentReference w:id="401"/>
      </w:r>
      <w:r w:rsidR="008B0912" w:rsidRPr="00E53915">
        <w:rPr>
          <w:rFonts w:ascii="Avenir Book" w:hAnsi="Avenir Book"/>
        </w:rPr>
        <w:t xml:space="preserve">).  </w:t>
      </w:r>
      <w:commentRangeStart w:id="402"/>
      <w:r w:rsidR="0048530C" w:rsidRPr="00E53915">
        <w:rPr>
          <w:rFonts w:ascii="Avenir Book" w:hAnsi="Avenir Book"/>
        </w:rPr>
        <w:t xml:space="preserve">In </w:t>
      </w:r>
      <w:ins w:id="403" w:author="Eleanor Brush" w:date="2014-05-13T16:40:00Z">
        <w:r w:rsidR="00027C8A">
          <w:rPr>
            <w:rFonts w:ascii="Avenir Book" w:hAnsi="Avenir Book"/>
          </w:rPr>
          <w:t xml:space="preserve">a number of </w:t>
        </w:r>
      </w:ins>
      <w:r w:rsidR="0048530C" w:rsidRPr="00E53915">
        <w:rPr>
          <w:rFonts w:ascii="Avenir Book" w:hAnsi="Avenir Book"/>
        </w:rPr>
        <w:t xml:space="preserve">other </w:t>
      </w:r>
      <w:r w:rsidR="00086FB4">
        <w:rPr>
          <w:rFonts w:ascii="Avenir Book" w:hAnsi="Avenir Book"/>
        </w:rPr>
        <w:t>studies</w:t>
      </w:r>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w:t>
      </w:r>
      <w:del w:id="404" w:author="Eleanor Brush" w:date="2014-05-13T16:41:00Z">
        <w:r w:rsidR="0048530C" w:rsidRPr="00BE4CF8" w:rsidDel="00027C8A">
          <w:rPr>
            <w:rFonts w:ascii="Avenir Book" w:hAnsi="Avenir Book"/>
          </w:rPr>
          <w:delText xml:space="preserve">not </w:delText>
        </w:r>
      </w:del>
      <w:ins w:id="405" w:author="Eleanor Brush" w:date="2014-05-13T16:41:00Z">
        <w:r w:rsidR="00027C8A">
          <w:rPr>
            <w:rFonts w:ascii="Avenir Book" w:hAnsi="Avenir Book"/>
          </w:rPr>
          <w:t>rather than</w:t>
        </w:r>
        <w:r w:rsidR="00027C8A" w:rsidRPr="00BE4CF8">
          <w:rPr>
            <w:rFonts w:ascii="Avenir Book" w:hAnsi="Avenir Book"/>
          </w:rPr>
          <w:t xml:space="preserve"> </w:t>
        </w:r>
      </w:ins>
      <w:r w:rsidR="0048530C" w:rsidRPr="00BE4CF8">
        <w:rPr>
          <w:rFonts w:ascii="Avenir Book" w:hAnsi="Avenir Book"/>
        </w:rPr>
        <w:t>cumulative warming</w:t>
      </w:r>
      <w:r w:rsidR="00B258D7" w:rsidRPr="00BE4CF8">
        <w:rPr>
          <w:rFonts w:ascii="Avenir Book" w:hAnsi="Avenir Book"/>
        </w:rPr>
        <w:t xml:space="preserve"> or shifting distributions</w:t>
      </w:r>
      <w:commentRangeEnd w:id="402"/>
      <w:ins w:id="406" w:author="Eleanor Brush" w:date="2014-05-13T16:40:00Z">
        <w:r w:rsidR="00027C8A">
          <w:rPr>
            <w:rFonts w:ascii="Avenir Book" w:hAnsi="Avenir Book"/>
          </w:rPr>
          <w:t xml:space="preserve"> (</w:t>
        </w:r>
      </w:ins>
      <w:ins w:id="407" w:author="Eleanor Brush" w:date="2014-05-13T16:44:00Z">
        <w:r w:rsidR="009459AD">
          <w:rPr>
            <w:rFonts w:ascii="Avenir Book" w:hAnsi="Avenir Book"/>
          </w:rPr>
          <w:t>Walters and Parma 1996</w:t>
        </w:r>
      </w:ins>
      <w:ins w:id="408" w:author="Eleanor Brush" w:date="2014-05-13T16:40:00Z">
        <w:r w:rsidR="00027C8A">
          <w:rPr>
            <w:rFonts w:ascii="Avenir Book" w:hAnsi="Avenir Book"/>
          </w:rPr>
          <w:t>)</w:t>
        </w:r>
      </w:ins>
      <w:r w:rsidR="00550641">
        <w:rPr>
          <w:rStyle w:val="CommentReference"/>
        </w:rPr>
        <w:commentReference w:id="402"/>
      </w:r>
      <w:r w:rsidR="0048530C" w:rsidRPr="00E75A47">
        <w:rPr>
          <w:rFonts w:ascii="Avenir Book" w:hAnsi="Avenir Book"/>
        </w:rPr>
        <w:t xml:space="preserve">. </w:t>
      </w:r>
    </w:p>
    <w:p w14:paraId="0C4932F5" w14:textId="03269560" w:rsidR="00917458" w:rsidRPr="003B1C03" w:rsidRDefault="00615C5A" w:rsidP="00846EF5">
      <w:pPr>
        <w:spacing w:line="480" w:lineRule="auto"/>
        <w:rPr>
          <w:rFonts w:ascii="Avenir Book" w:hAnsi="Avenir Book"/>
        </w:rPr>
      </w:pPr>
      <w:ins w:id="409" w:author="Eleanor Brush" w:date="2014-05-12T22:34:00Z">
        <w:r>
          <w:rPr>
            <w:rFonts w:ascii="Avenir Book" w:hAnsi="Avenir Book"/>
          </w:rPr>
          <w:t xml:space="preserve">Another explanation </w:t>
        </w:r>
      </w:ins>
      <w:ins w:id="410" w:author="Eleanor Brush" w:date="2014-05-12T22:44:00Z">
        <w:r w:rsidR="009A5B57">
          <w:rPr>
            <w:rFonts w:ascii="Avenir Book" w:hAnsi="Avenir Book"/>
          </w:rPr>
          <w:t xml:space="preserve">for the discrepancy may be that the only effect of fishing in our model </w:t>
        </w:r>
      </w:ins>
      <w:ins w:id="411" w:author="Eleanor Brush" w:date="2014-05-12T22:45:00Z">
        <w:r w:rsidR="009A5B57">
          <w:rPr>
            <w:rFonts w:ascii="Avenir Book" w:hAnsi="Avenir Book"/>
          </w:rPr>
          <w:t xml:space="preserve">is a reduction of the size of the adult biomass.  </w:t>
        </w:r>
      </w:ins>
      <w:r w:rsidR="0048530C" w:rsidRPr="00E75A47">
        <w:rPr>
          <w:rFonts w:ascii="Avenir Book" w:hAnsi="Avenir Book"/>
        </w:rPr>
        <w:t>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(Planque, Fromentin,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r w:rsidR="00200D3B">
        <w:rPr>
          <w:rFonts w:ascii="Avenir Book" w:hAnsi="Avenir Book"/>
        </w:rPr>
        <w:t>effects mediated by fishing may also be capable of</w:t>
      </w:r>
      <w:r w:rsidR="001816E9" w:rsidRPr="00286494">
        <w:rPr>
          <w:rFonts w:ascii="Avenir Book" w:hAnsi="Avenir Book"/>
        </w:rPr>
        <w:t xml:space="preserve"> </w:t>
      </w:r>
      <w:r w:rsidR="00F152F5" w:rsidRPr="00A53F62">
        <w:rPr>
          <w:rFonts w:ascii="Avenir Book" w:hAnsi="Avenir Book"/>
        </w:rPr>
        <w:t>creat</w:t>
      </w:r>
      <w:r w:rsidR="00200D3B">
        <w:rPr>
          <w:rFonts w:ascii="Avenir Book" w:hAnsi="Avenir Book"/>
        </w:rPr>
        <w:t>ing</w:t>
      </w:r>
      <w:r w:rsidR="00F152F5" w:rsidRPr="00A53F62">
        <w:rPr>
          <w:rFonts w:ascii="Avenir Book" w:hAnsi="Avenir Book"/>
        </w:rPr>
        <w:t xml:space="preserve"> positive feedback loop</w:t>
      </w:r>
      <w:r w:rsidR="00200D3B">
        <w:rPr>
          <w:rFonts w:ascii="Avenir Book" w:hAnsi="Avenir Book"/>
        </w:rPr>
        <w:t>s</w:t>
      </w:r>
      <w:r w:rsidR="00F152F5" w:rsidRPr="00A53F62">
        <w:rPr>
          <w:rFonts w:ascii="Avenir Book" w:hAnsi="Avenir Book"/>
        </w:rPr>
        <w:t xml:space="preserve"> </w:t>
      </w:r>
      <w:r w:rsidR="00200D3B">
        <w:rPr>
          <w:rFonts w:ascii="Avenir Book" w:hAnsi="Avenir Book"/>
        </w:rPr>
        <w:t xml:space="preserve">that amplify the impacts of warming (Kirby, Beaugrand, and Lindley </w:t>
      </w:r>
      <w:commentRangeStart w:id="412"/>
      <w:r w:rsidR="00200D3B">
        <w:rPr>
          <w:rFonts w:ascii="Avenir Book" w:hAnsi="Avenir Book"/>
        </w:rPr>
        <w:t>2009</w:t>
      </w:r>
      <w:commentRangeEnd w:id="412"/>
      <w:r w:rsidR="009A5B57">
        <w:rPr>
          <w:rStyle w:val="CommentReference"/>
        </w:rPr>
        <w:commentReference w:id="412"/>
      </w:r>
      <w:r w:rsidR="00200D3B">
        <w:rPr>
          <w:rFonts w:ascii="Avenir Book" w:hAnsi="Avenir Book"/>
        </w:rPr>
        <w:t>)</w:t>
      </w:r>
      <w:r w:rsidR="00F152F5" w:rsidRPr="008F2B52">
        <w:rPr>
          <w:rFonts w:ascii="Avenir Book" w:hAnsi="Avenir Book"/>
        </w:rPr>
        <w:t xml:space="preserve">. </w:t>
      </w:r>
      <w:del w:id="413" w:author="Eleanor Brush" w:date="2014-05-12T22:47:00Z">
        <w:r w:rsidR="00764BFE" w:rsidRPr="003B1C03" w:rsidDel="009A5B57">
          <w:rPr>
            <w:rFonts w:ascii="Avenir Book" w:hAnsi="Avenir Book"/>
          </w:rPr>
          <w:delText>The interactive effects of climate and fishing on spatial distributions had been identified as an important area of research (Planque, Fromentin, et al. 2010)</w:delText>
        </w:r>
      </w:del>
      <w:del w:id="414" w:author="Eleanor Brush" w:date="2014-05-12T22:46:00Z">
        <w:r w:rsidR="00764BFE" w:rsidRPr="003B1C03" w:rsidDel="009A5B57">
          <w:rPr>
            <w:rFonts w:ascii="Avenir Book" w:hAnsi="Avenir Book"/>
          </w:rPr>
          <w:delText>, and o</w:delText>
        </w:r>
      </w:del>
      <w:ins w:id="415" w:author="Eleanor Brush" w:date="2014-05-12T22:46:00Z">
        <w:r w:rsidR="009A5B57">
          <w:rPr>
            <w:rFonts w:ascii="Avenir Book" w:hAnsi="Avenir Book"/>
          </w:rPr>
          <w:t>O</w:t>
        </w:r>
      </w:ins>
      <w:r w:rsidR="00764BFE" w:rsidRPr="003B1C03">
        <w:rPr>
          <w:rFonts w:ascii="Avenir Book" w:hAnsi="Avenir Book"/>
        </w:rPr>
        <w:t xml:space="preserve">ur simple model suggests that </w:t>
      </w:r>
      <w:ins w:id="416" w:author="Eleanor Brush" w:date="2014-05-12T22:46:00Z">
        <w:r w:rsidR="009A5B57">
          <w:rPr>
            <w:rFonts w:ascii="Avenir Book" w:hAnsi="Avenir Book"/>
          </w:rPr>
          <w:t xml:space="preserve">in the absence of more complicated mechanisms, </w:t>
        </w:r>
      </w:ins>
      <w:r w:rsidR="00764BFE" w:rsidRPr="003B1C03">
        <w:rPr>
          <w:rFonts w:ascii="Avenir Book" w:hAnsi="Avenir Book"/>
        </w:rPr>
        <w:t xml:space="preserve">additive effects </w:t>
      </w:r>
      <w:r w:rsidR="00200D3B">
        <w:rPr>
          <w:rFonts w:ascii="Avenir Book" w:hAnsi="Avenir Book"/>
        </w:rPr>
        <w:t>should</w:t>
      </w:r>
      <w:r w:rsidR="00200D3B" w:rsidRPr="003B1C03">
        <w:rPr>
          <w:rFonts w:ascii="Avenir Book" w:hAnsi="Avenir Book"/>
        </w:rPr>
        <w:t xml:space="preserve"> </w:t>
      </w:r>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xml:space="preserve">. </w:t>
      </w:r>
      <w:del w:id="417" w:author="Eleanor Brush" w:date="2014-05-12T22:46:00Z">
        <w:r w:rsidR="00764BFE" w:rsidRPr="003B1C03" w:rsidDel="009A5B57">
          <w:rPr>
            <w:rFonts w:ascii="Avenir Book" w:hAnsi="Avenir Book"/>
          </w:rPr>
          <w:delText>However</w:delText>
        </w:r>
      </w:del>
      <w:ins w:id="418" w:author="Eleanor Brush" w:date="2014-05-12T22:46:00Z">
        <w:r w:rsidR="009A5B57">
          <w:rPr>
            <w:rFonts w:ascii="Avenir Book" w:hAnsi="Avenir Book"/>
          </w:rPr>
          <w:t>Consequently</w:t>
        </w:r>
      </w:ins>
      <w:r w:rsidR="00764BFE" w:rsidRPr="003B1C03">
        <w:rPr>
          <w:rFonts w:ascii="Avenir Book" w:hAnsi="Avenir Book"/>
        </w:rPr>
        <w:t>, future work considering food web processes and genetic, spatial, and age diversity will be important to examine other possible sources of synergistic</w:t>
      </w:r>
      <w:ins w:id="419" w:author="Emma Fuller" w:date="2014-04-30T08:20:00Z">
        <w:r w:rsidR="00A70338">
          <w:rPr>
            <w:rFonts w:ascii="Avenir Book" w:hAnsi="Avenir Book"/>
          </w:rPr>
          <w:t xml:space="preserve"> (or indeed antagonisitic)</w:t>
        </w:r>
      </w:ins>
      <w:r w:rsidR="00764BFE" w:rsidRPr="003B1C03">
        <w:rPr>
          <w:rFonts w:ascii="Avenir Book" w:hAnsi="Avenir Book"/>
        </w:rPr>
        <w:t xml:space="preserve"> impacts.</w:t>
      </w:r>
    </w:p>
    <w:p w14:paraId="6F34A32A" w14:textId="2F2E6E03"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r w:rsidR="00D102DD">
        <w:rPr>
          <w:rFonts w:ascii="Avenir Book" w:hAnsi="Avenir Book"/>
        </w:rPr>
        <w:t>certain</w:t>
      </w:r>
      <w:r w:rsidR="00D102DD" w:rsidRPr="003B1C03">
        <w:rPr>
          <w:rFonts w:ascii="Avenir Book" w:hAnsi="Avenir Book"/>
        </w:rPr>
        <w:t xml:space="preserve"> </w:t>
      </w:r>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00D102DD">
        <w:rPr>
          <w:rFonts w:ascii="Avenir Book" w:hAnsi="Avenir Book"/>
        </w:rPr>
        <w:t>s</w:t>
      </w:r>
      <w:r w:rsidRPr="003B1C03">
        <w:rPr>
          <w:rFonts w:ascii="Avenir Book" w:hAnsi="Avenir Book"/>
        </w:rPr>
        <w:t>. The finding that a higher reproductive rate can sustain higher climate velocities and harvesting rates is intuitive</w:t>
      </w:r>
      <w:del w:id="420" w:author="Eleanor Brush" w:date="2014-05-12T22:50:00Z">
        <w:r w:rsidRPr="003B1C03" w:rsidDel="009A5B57">
          <w:rPr>
            <w:rFonts w:ascii="Avenir Book" w:hAnsi="Avenir Book"/>
          </w:rPr>
          <w:delText xml:space="preserve">, </w:delText>
        </w:r>
        <w:r w:rsidR="00B270CC" w:rsidRPr="003B1C03" w:rsidDel="009A5B57">
          <w:rPr>
            <w:rFonts w:ascii="Avenir Book" w:hAnsi="Avenir Book"/>
          </w:rPr>
          <w:delText>particularly</w:delText>
        </w:r>
      </w:del>
      <w:r w:rsidR="00B270CC" w:rsidRPr="003B1C03">
        <w:rPr>
          <w:rFonts w:ascii="Avenir Book" w:hAnsi="Avenir Book"/>
        </w:rPr>
        <w:t xml:space="preserve"> </w:t>
      </w:r>
      <w:r w:rsidRPr="003B1C03">
        <w:rPr>
          <w:rFonts w:ascii="Avenir Book" w:hAnsi="Avenir Book"/>
        </w:rPr>
        <w:t xml:space="preserve">because </w:t>
      </w:r>
      <w:del w:id="421" w:author="Eleanor Brush" w:date="2014-05-12T22:52:00Z">
        <w:r w:rsidRPr="003B1C03" w:rsidDel="00B17FE2">
          <w:rPr>
            <w:rFonts w:ascii="Avenir Book" w:hAnsi="Avenir Book"/>
          </w:rPr>
          <w:delText xml:space="preserve">harvesting </w:delText>
        </w:r>
        <w:r w:rsidR="00B270CC" w:rsidRPr="003B1C03" w:rsidDel="00B17FE2">
          <w:rPr>
            <w:rFonts w:ascii="Avenir Book" w:hAnsi="Avenir Book"/>
          </w:rPr>
          <w:delText xml:space="preserve">in effect reduces the maximum </w:delText>
        </w:r>
        <w:r w:rsidRPr="003B1C03" w:rsidDel="00B17FE2">
          <w:rPr>
            <w:rFonts w:ascii="Avenir Book" w:hAnsi="Avenir Book"/>
          </w:rPr>
          <w:delText>reproductive rate</w:delText>
        </w:r>
      </w:del>
      <w:ins w:id="422" w:author="Eleanor Brush" w:date="2014-05-12T22:51:00Z">
        <w:r w:rsidR="00B17FE2">
          <w:rPr>
            <w:rFonts w:ascii="Avenir Book" w:hAnsi="Avenir Book"/>
          </w:rPr>
          <w:t xml:space="preserve">having a higher reproductive rate to </w:t>
        </w:r>
      </w:ins>
      <w:ins w:id="423" w:author="Eleanor Brush" w:date="2014-05-12T22:52:00Z">
        <w:r w:rsidR="00B17FE2">
          <w:rPr>
            <w:rFonts w:ascii="Avenir Book" w:hAnsi="Avenir Book"/>
          </w:rPr>
          <w:t>makes the population more robust to this effective reduction in reproductive rate caused by harvesting</w:t>
        </w:r>
      </w:ins>
      <w:r w:rsidRPr="003B1C03">
        <w:rPr>
          <w:rFonts w:ascii="Avenir Book" w:hAnsi="Avenir Book"/>
        </w:rPr>
        <w:t xml:space="preserve">. </w:t>
      </w:r>
      <w:ins w:id="424" w:author="Eleanor Brush" w:date="2014-05-12T22:50:00Z">
        <w:r w:rsidR="009A5B57">
          <w:rPr>
            <w:rFonts w:ascii="Avenir Book" w:hAnsi="Avenir Book"/>
          </w:rPr>
          <w:t>I</w:t>
        </w:r>
      </w:ins>
      <w:del w:id="425" w:author="Eleanor Brush" w:date="2014-05-12T22:50:00Z">
        <w:r w:rsidRPr="003B1C03" w:rsidDel="009A5B57">
          <w:rPr>
            <w:rFonts w:ascii="Avenir Book" w:hAnsi="Avenir Book"/>
          </w:rPr>
          <w:delText>However</w:delText>
        </w:r>
        <w:r w:rsidR="00B270CC" w:rsidRPr="003B1C03" w:rsidDel="009A5B57">
          <w:rPr>
            <w:rFonts w:ascii="Avenir Book" w:hAnsi="Avenir Book"/>
          </w:rPr>
          <w:delText>,</w:delText>
        </w:r>
        <w:r w:rsidRPr="003B1C03" w:rsidDel="009A5B57">
          <w:rPr>
            <w:rFonts w:ascii="Avenir Book" w:hAnsi="Avenir Book"/>
          </w:rPr>
          <w:delText xml:space="preserve"> i</w:delText>
        </w:r>
      </w:del>
      <w:r w:rsidRPr="003B1C03">
        <w:rPr>
          <w:rFonts w:ascii="Avenir Book" w:hAnsi="Avenir Book"/>
        </w:rPr>
        <w:t xml:space="preserve">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w:t>
      </w:r>
      <w:r w:rsidRPr="003B1C03">
        <w:rPr>
          <w:rFonts w:ascii="Avenir Book" w:hAnsi="Avenir Book"/>
        </w:rPr>
        <w:lastRenderedPageBreak/>
        <w:t xml:space="preserve">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0CA7CC79" w:rsidR="00917458" w:rsidRPr="003B1C03" w:rsidRDefault="00575C48" w:rsidP="00846EF5">
      <w:pPr>
        <w:spacing w:line="480" w:lineRule="auto"/>
        <w:rPr>
          <w:rFonts w:ascii="Avenir Book" w:hAnsi="Avenir Book"/>
        </w:rPr>
      </w:pPr>
      <w:commentRangeStart w:id="426"/>
      <w:r w:rsidRPr="00286494">
        <w:rPr>
          <w:rFonts w:ascii="Avenir Book" w:hAnsi="Avenir Book"/>
        </w:rPr>
        <w:t xml:space="preserve">While </w:t>
      </w:r>
      <w:ins w:id="427" w:author="Eleanor Brush" w:date="2014-05-13T14:46:00Z">
        <w:r w:rsidR="00724656">
          <w:rPr>
            <w:rFonts w:ascii="Avenir Book" w:hAnsi="Avenir Book"/>
          </w:rPr>
          <w:t xml:space="preserve">in our model </w:t>
        </w:r>
      </w:ins>
      <w:r w:rsidRPr="00286494">
        <w:rPr>
          <w:rFonts w:ascii="Avenir Book" w:hAnsi="Avenir Book"/>
        </w:rPr>
        <w:t xml:space="preserve">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commentRangeEnd w:id="426"/>
      <w:r w:rsidR="00A70338">
        <w:rPr>
          <w:rStyle w:val="CommentReference"/>
        </w:rPr>
        <w:commentReference w:id="426"/>
      </w:r>
      <w:r w:rsidR="00286494">
        <w:rPr>
          <w:rFonts w:ascii="Avenir Book" w:hAnsi="Avenir Book"/>
        </w:rPr>
        <w:t>In agreement with Zhou and Kot (2011), 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r w:rsidR="00D102DD">
        <w:rPr>
          <w:rFonts w:ascii="Avenir Book" w:hAnsi="Avenir Book"/>
        </w:rPr>
        <w:t>,</w:t>
      </w:r>
      <w:r w:rsidRPr="00286494">
        <w:rPr>
          <w:rFonts w:ascii="Avenir Book" w:hAnsi="Avenir Book"/>
        </w:rPr>
        <w:t xml:space="preserve"> while at higher speeds a longer dispersal distance improved the maximum climate velocity </w:t>
      </w:r>
      <w:r w:rsidR="00D102DD">
        <w:rPr>
          <w:rFonts w:ascii="Avenir Book" w:hAnsi="Avenir Book"/>
        </w:rPr>
        <w:t>under</w:t>
      </w:r>
      <w:r w:rsidR="00D102DD" w:rsidRPr="00286494">
        <w:rPr>
          <w:rFonts w:ascii="Avenir Book" w:hAnsi="Avenir Book"/>
        </w:rPr>
        <w:t xml:space="preserve"> </w:t>
      </w:r>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r w:rsidR="00286494">
        <w:rPr>
          <w:rFonts w:ascii="Avenir Book" w:hAnsi="Avenir Book"/>
        </w:rPr>
        <w:t xml:space="preserve"> </w:t>
      </w:r>
      <w:r w:rsidRPr="00286494">
        <w:rPr>
          <w:rFonts w:ascii="Avenir Book" w:hAnsi="Avenir Book"/>
        </w:rPr>
        <w:t>Thus</w:t>
      </w:r>
      <w:r w:rsidR="00D102DD">
        <w:rPr>
          <w:rFonts w:ascii="Avenir Book" w:hAnsi="Avenir Book"/>
        </w:rPr>
        <w:t>,</w:t>
      </w:r>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1B1E10C4"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w:t>
      </w:r>
      <w:ins w:id="428" w:author="Emma Fuller" w:date="2014-04-30T08:36:00Z">
        <w:r w:rsidR="00D15100">
          <w:rPr>
            <w:rFonts w:ascii="Avenir Book" w:hAnsi="Avenir Book"/>
          </w:rPr>
          <w:t>In our model, t</w:t>
        </w:r>
      </w:ins>
      <w:r w:rsidRPr="00286494">
        <w:rPr>
          <w:rFonts w:ascii="Avenir Book" w:hAnsi="Avenir Book"/>
        </w:rPr>
        <w:t xml:space="preserve">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w:t>
      </w:r>
      <w:commentRangeStart w:id="429"/>
      <w:r w:rsidRPr="003B1C03">
        <w:rPr>
          <w:rFonts w:ascii="Avenir Book" w:hAnsi="Avenir Book"/>
        </w:rPr>
        <w:t>management approach effectively prevents harvesting of the leading edge</w:t>
      </w:r>
      <w:r w:rsidR="00D102DD">
        <w:rPr>
          <w:rFonts w:ascii="Avenir Book" w:hAnsi="Avenir Book"/>
        </w:rPr>
        <w:t xml:space="preserve"> </w:t>
      </w:r>
      <w:commentRangeEnd w:id="429"/>
      <w:r w:rsidR="00D15100">
        <w:rPr>
          <w:rStyle w:val="CommentReference"/>
        </w:rPr>
        <w:commentReference w:id="429"/>
      </w:r>
      <w:r w:rsidR="00D102DD">
        <w:rPr>
          <w:rFonts w:ascii="Avenir Book" w:hAnsi="Avenir Book"/>
        </w:rPr>
        <w:t>and</w:t>
      </w:r>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r w:rsidR="00635576">
        <w:rPr>
          <w:rFonts w:ascii="Avenir Book" w:hAnsi="Avenir Book"/>
          <w:i/>
        </w:rPr>
        <w:t xml:space="preserve">l </w:t>
      </w:r>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w:t>
      </w:r>
      <w:commentRangeStart w:id="430"/>
      <w:r w:rsidRPr="00E53915">
        <w:rPr>
          <w:rFonts w:ascii="Avenir Book" w:hAnsi="Avenir Book"/>
        </w:rPr>
        <w:lastRenderedPageBreak/>
        <w:t xml:space="preserve">that novel, low abundance </w:t>
      </w:r>
      <w:r w:rsidR="00927178" w:rsidRPr="00BE4CF8">
        <w:rPr>
          <w:rFonts w:ascii="Avenir Book" w:hAnsi="Avenir Book"/>
        </w:rPr>
        <w:t xml:space="preserve">stocks </w:t>
      </w:r>
      <w:r w:rsidRPr="00BE4CF8">
        <w:rPr>
          <w:rFonts w:ascii="Avenir Book" w:hAnsi="Avenir Book"/>
        </w:rPr>
        <w:t>are commonly unregulated in fisheries systems</w:t>
      </w:r>
      <w:commentRangeEnd w:id="430"/>
      <w:r w:rsidR="00D15100">
        <w:rPr>
          <w:rStyle w:val="CommentReference"/>
        </w:rPr>
        <w:commentReference w:id="430"/>
      </w:r>
      <w:r w:rsidR="00927178" w:rsidRPr="00BE4CF8">
        <w:rPr>
          <w:rFonts w:ascii="Avenir Book" w:hAnsi="Avenir Book"/>
        </w:rPr>
        <w:t xml:space="preserve">. </w:t>
      </w:r>
      <w:ins w:id="431" w:author="Emma Fuller" w:date="2014-04-30T08:37:00Z">
        <w:r w:rsidR="00D15100">
          <w:rPr>
            <w:rFonts w:ascii="Avenir Book" w:hAnsi="Avenir Book"/>
          </w:rPr>
          <w:t xml:space="preserve">Our work demonstrates that </w:t>
        </w:r>
      </w:ins>
      <w:r w:rsidRPr="00BE4CF8">
        <w:rPr>
          <w:rFonts w:ascii="Avenir Book" w:hAnsi="Avenir Book"/>
        </w:rPr>
        <w:t>management</w:t>
      </w:r>
      <w:ins w:id="432" w:author="Emma Fuller" w:date="2014-04-30T08:37:00Z">
        <w:r w:rsidR="00D15100">
          <w:rPr>
            <w:rFonts w:ascii="Avenir Book" w:hAnsi="Avenir Book"/>
          </w:rPr>
          <w:t xml:space="preserve"> many need to carefully monitor and </w:t>
        </w:r>
      </w:ins>
      <w:r w:rsidR="00927178" w:rsidRPr="00E75A47">
        <w:rPr>
          <w:rFonts w:ascii="Avenir Book" w:hAnsi="Avenir Book"/>
        </w:rPr>
        <w:t>prevent</w:t>
      </w:r>
      <w:r w:rsidRPr="00E75A47">
        <w:rPr>
          <w:rFonts w:ascii="Avenir Book" w:hAnsi="Avenir Book"/>
        </w:rPr>
        <w:t xml:space="preserve"> harvest of shifting species </w:t>
      </w:r>
      <w:commentRangeStart w:id="433"/>
      <w:r w:rsidRPr="00E75A47">
        <w:rPr>
          <w:rFonts w:ascii="Avenir Book" w:hAnsi="Avenir Book"/>
        </w:rPr>
        <w:t>until they had become established in new areas.</w:t>
      </w:r>
      <w:commentRangeEnd w:id="433"/>
      <w:r w:rsidR="00D15100">
        <w:rPr>
          <w:rStyle w:val="CommentReference"/>
        </w:rPr>
        <w:commentReference w:id="433"/>
      </w:r>
    </w:p>
    <w:p w14:paraId="4208617C" w14:textId="42716A0A" w:rsidR="00917458" w:rsidRPr="003B1C03" w:rsidRDefault="00575C48" w:rsidP="00AD2D55">
      <w:pPr>
        <w:spacing w:line="480" w:lineRule="auto"/>
        <w:rPr>
          <w:rFonts w:ascii="Avenir Book" w:hAnsi="Avenir Book"/>
        </w:rPr>
      </w:pPr>
      <w:r w:rsidRPr="00E75A47">
        <w:rPr>
          <w:rFonts w:ascii="Avenir Book" w:hAnsi="Avenir Book"/>
        </w:rPr>
        <w:t>Unlike thresholds, MPAs are spatial</w:t>
      </w:r>
      <w:ins w:id="434" w:author="Emma Fuller" w:date="2014-04-30T08:20:00Z">
        <w:r w:rsidR="00A70338">
          <w:rPr>
            <w:rFonts w:ascii="Avenir Book" w:hAnsi="Avenir Book"/>
          </w:rPr>
          <w:t>ly explicit</w:t>
        </w:r>
      </w:ins>
      <w:r w:rsidRPr="00E75A47">
        <w:rPr>
          <w:rFonts w:ascii="Avenir Book" w:hAnsi="Avenir Book"/>
        </w:rPr>
        <w:t xml:space="preserve">.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as well as to ameliorate anthropogenic disturbances like harvesting and habitat fragmentation (Lawler et al. 2010; Hannah et al. 2007; Botsford, Hastings, and Gaines 2001; Gaylord et al. 2005; Hastings and Botsford 2003; Thomas et al. 2012</w:t>
      </w:r>
      <w:ins w:id="435" w:author="Eleanor Brush" w:date="2014-05-13T14:50:00Z">
        <w:r w:rsidR="00724656">
          <w:rPr>
            <w:rFonts w:ascii="Avenir Book" w:hAnsi="Avenir Book"/>
          </w:rPr>
          <w:t>, Watson et al. 2011</w:t>
        </w:r>
      </w:ins>
      <w:r w:rsidRPr="00286494">
        <w:rPr>
          <w:rFonts w:ascii="Avenir Book" w:hAnsi="Avenir Book"/>
        </w:rPr>
        <w:t xml:space="preserve">). Our results show that MPAs increase the equilibrium biomass </w:t>
      </w:r>
      <w:r w:rsidR="001710C8">
        <w:rPr>
          <w:rFonts w:ascii="Avenir Book" w:hAnsi="Avenir Book"/>
        </w:rPr>
        <w:t xml:space="preserve">of harvested populations </w:t>
      </w:r>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w:t>
      </w:r>
      <w:commentRangeStart w:id="436"/>
      <w:r w:rsidRPr="00286494">
        <w:rPr>
          <w:rFonts w:ascii="Avenir Book" w:hAnsi="Avenir Book"/>
        </w:rPr>
        <w:t>. However</w:t>
      </w:r>
      <w:r w:rsidR="00A36ECA" w:rsidRPr="00286494">
        <w:rPr>
          <w:rFonts w:ascii="Avenir Book" w:hAnsi="Avenir Book"/>
        </w:rPr>
        <w:t xml:space="preserve">, </w:t>
      </w:r>
      <w:r w:rsidRPr="00286494">
        <w:rPr>
          <w:rFonts w:ascii="Avenir Book" w:hAnsi="Avenir Book"/>
        </w:rPr>
        <w:t>the details</w:t>
      </w:r>
      <w:r w:rsidR="001710C8">
        <w:rPr>
          <w:rFonts w:ascii="Avenir Book" w:hAnsi="Avenir Book"/>
        </w:rPr>
        <w:t xml:space="preserve"> of MPA design</w:t>
      </w:r>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r w:rsidR="001710C8">
        <w:rPr>
          <w:rFonts w:ascii="Avenir Book" w:hAnsi="Avenir Book"/>
        </w:rPr>
        <w:t xml:space="preserve">population </w:t>
      </w:r>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ins w:id="437" w:author="Emma Fuller" w:date="2014-04-30T08:39:00Z">
        <w:r w:rsidR="00D15100">
          <w:rPr>
            <w:rFonts w:ascii="Avenir Book" w:hAnsi="Avenir Book"/>
          </w:rPr>
          <w:t>However,</w:t>
        </w:r>
        <w:commentRangeStart w:id="438"/>
        <w:r w:rsidR="00D15100">
          <w:rPr>
            <w:rFonts w:ascii="Avenir Book" w:hAnsi="Avenir Book"/>
          </w:rPr>
          <w:t xml:space="preserve"> t</w:t>
        </w:r>
        <w:r w:rsidR="00D15100" w:rsidRPr="00286494">
          <w:rPr>
            <w:rFonts w:ascii="Avenir Book" w:hAnsi="Avenir Book"/>
          </w:rPr>
          <w:t xml:space="preserve">his </w:t>
        </w:r>
      </w:ins>
      <w:r w:rsidR="006F5975" w:rsidRPr="00286494">
        <w:rPr>
          <w:rFonts w:ascii="Avenir Book" w:hAnsi="Avenir Book"/>
        </w:rPr>
        <w:t xml:space="preserve">effect appeared because of the large gaps (with fishing) between </w:t>
      </w:r>
      <w:r w:rsidR="001710C8">
        <w:rPr>
          <w:rFonts w:ascii="Avenir Book" w:hAnsi="Avenir Book"/>
        </w:rPr>
        <w:t>large</w:t>
      </w:r>
      <w:r w:rsidR="001710C8" w:rsidRPr="00286494">
        <w:rPr>
          <w:rFonts w:ascii="Avenir Book" w:hAnsi="Avenir Book"/>
        </w:rPr>
        <w:t xml:space="preserve"> </w:t>
      </w:r>
      <w:r w:rsidR="006F5975" w:rsidRPr="00286494">
        <w:rPr>
          <w:rFonts w:ascii="Avenir Book" w:hAnsi="Avenir Book"/>
        </w:rPr>
        <w:t xml:space="preserve">MPAs. </w:t>
      </w:r>
      <w:commentRangeEnd w:id="436"/>
      <w:r w:rsidR="00A70338">
        <w:rPr>
          <w:rStyle w:val="CommentReference"/>
        </w:rPr>
        <w:commentReference w:id="436"/>
      </w:r>
      <w:commentRangeEnd w:id="438"/>
      <w:r w:rsidR="00D15100">
        <w:rPr>
          <w:rStyle w:val="CommentReference"/>
        </w:rPr>
        <w:commentReference w:id="438"/>
      </w:r>
    </w:p>
    <w:p w14:paraId="5690BC38" w14:textId="3DB7A48B"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del w:id="439" w:author="Eleanor Brush" w:date="2014-05-12T22:59:00Z">
        <w:r w:rsidRPr="00E75A47" w:rsidDel="00B17FE2">
          <w:rPr>
            <w:rFonts w:ascii="Avenir Book" w:hAnsi="Avenir Book"/>
          </w:rPr>
          <w:delText xml:space="preserve">However, </w:delText>
        </w:r>
        <w:r w:rsidR="00027B87" w:rsidRPr="00E75A47" w:rsidDel="00B17FE2">
          <w:rPr>
            <w:rFonts w:ascii="Avenir Book" w:hAnsi="Avenir Book"/>
          </w:rPr>
          <w:delText>o</w:delText>
        </w:r>
      </w:del>
      <w:ins w:id="440" w:author="Eleanor Brush" w:date="2014-05-12T22:59:00Z">
        <w:r w:rsidR="00B17FE2">
          <w:rPr>
            <w:rFonts w:ascii="Avenir Book" w:hAnsi="Avenir Book"/>
          </w:rPr>
          <w:t>O</w:t>
        </w:r>
      </w:ins>
      <w:r w:rsidR="00027B87" w:rsidRPr="00E75A47">
        <w:rPr>
          <w:rFonts w:ascii="Avenir Book" w:hAnsi="Avenir Book"/>
        </w:rPr>
        <w:t>ur</w:t>
      </w:r>
      <w:r w:rsidRPr="00E75A47">
        <w:rPr>
          <w:rFonts w:ascii="Avenir Book" w:hAnsi="Avenir Book"/>
        </w:rPr>
        <w:t xml:space="preserve"> approach </w:t>
      </w:r>
      <w:r w:rsidR="00027B87" w:rsidRPr="00286494">
        <w:rPr>
          <w:rFonts w:ascii="Avenir Book" w:hAnsi="Avenir Book"/>
        </w:rPr>
        <w:t xml:space="preserve">does not capture </w:t>
      </w:r>
      <w:r w:rsidR="00BE48BC">
        <w:rPr>
          <w:rFonts w:ascii="Avenir Book" w:hAnsi="Avenir Book"/>
        </w:rPr>
        <w:t>all the</w:t>
      </w:r>
      <w:r w:rsidR="00BE48BC" w:rsidRPr="00286494">
        <w:rPr>
          <w:rFonts w:ascii="Avenir Book" w:hAnsi="Avenir Book"/>
        </w:rPr>
        <w:t xml:space="preserv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For example, we do not include Allee effects</w:t>
      </w:r>
      <w:r w:rsidR="008C27BC" w:rsidRPr="00286494">
        <w:rPr>
          <w:rFonts w:ascii="Avenir Book" w:hAnsi="Avenir Book"/>
        </w:rPr>
        <w:t xml:space="preserve"> (negative per capita growth at low densities). </w:t>
      </w:r>
      <w:del w:id="441" w:author="Eleanor Brush" w:date="2014-05-12T22:59:00Z">
        <w:r w:rsidRPr="00286494" w:rsidDel="00B17FE2">
          <w:rPr>
            <w:rFonts w:ascii="Avenir Book" w:hAnsi="Avenir Book"/>
          </w:rPr>
          <w:delText xml:space="preserve">However, </w:delText>
        </w:r>
        <w:r w:rsidR="008C27BC" w:rsidRPr="00286494" w:rsidDel="00B17FE2">
          <w:rPr>
            <w:rFonts w:ascii="Avenir Book" w:hAnsi="Avenir Book"/>
          </w:rPr>
          <w:delText>i</w:delText>
        </w:r>
      </w:del>
      <w:ins w:id="442" w:author="Eleanor Brush" w:date="2014-05-12T22:59:00Z">
        <w:r w:rsidR="00B17FE2">
          <w:rPr>
            <w:rFonts w:ascii="Avenir Book" w:hAnsi="Avenir Book"/>
          </w:rPr>
          <w:t>I</w:t>
        </w:r>
      </w:ins>
      <w:r w:rsidR="008C27BC" w:rsidRPr="00286494">
        <w:rPr>
          <w:rFonts w:ascii="Avenir Book" w:hAnsi="Avenir Book"/>
        </w:rPr>
        <w:t xml:space="preserve">nvasion theory suggests that Allee effects </w:t>
      </w:r>
      <w:r w:rsidR="00BE48BC">
        <w:rPr>
          <w:rFonts w:ascii="Avenir Book" w:hAnsi="Avenir Book"/>
        </w:rPr>
        <w:t xml:space="preserve">generally </w:t>
      </w:r>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r w:rsidR="00FD4809">
        <w:rPr>
          <w:rFonts w:ascii="Avenir Book" w:hAnsi="Avenir Book"/>
        </w:rPr>
        <w:t>and</w:t>
      </w:r>
      <w:r w:rsidR="00FD4809" w:rsidRPr="00286494">
        <w:rPr>
          <w:rFonts w:ascii="Avenir Book" w:hAnsi="Avenir Book"/>
        </w:rPr>
        <w:t xml:space="preserve"> </w:t>
      </w:r>
      <w:r w:rsidR="00FD4809">
        <w:rPr>
          <w:rFonts w:ascii="Avenir Book" w:hAnsi="Avenir Book"/>
        </w:rPr>
        <w:t xml:space="preserve">populations with Allee </w:t>
      </w:r>
      <w:r w:rsidR="00FD4809">
        <w:rPr>
          <w:rFonts w:ascii="Avenir Book" w:hAnsi="Avenir Book"/>
        </w:rPr>
        <w:lastRenderedPageBreak/>
        <w:t xml:space="preserve">effects </w:t>
      </w:r>
      <w:ins w:id="443" w:author="Emma Fuller" w:date="2014-04-30T08:40:00Z">
        <w:r w:rsidR="00D15100">
          <w:rPr>
            <w:rFonts w:ascii="Avenir Book" w:hAnsi="Avenir Book"/>
          </w:rPr>
          <w:t xml:space="preserve">will </w:t>
        </w:r>
      </w:ins>
      <w:r w:rsidR="00FD4809">
        <w:rPr>
          <w:rFonts w:ascii="Avenir Book" w:hAnsi="Avenir Book"/>
        </w:rPr>
        <w:t xml:space="preserve">be particularly sensitive to </w:t>
      </w:r>
      <w:r w:rsidR="00ED1E3E" w:rsidRPr="00286494">
        <w:rPr>
          <w:rFonts w:ascii="Avenir Book" w:hAnsi="Avenir Book"/>
        </w:rPr>
        <w:t>fishing</w:t>
      </w:r>
      <w:r w:rsidR="00FD4809">
        <w:rPr>
          <w:rFonts w:ascii="Avenir Book" w:hAnsi="Avenir Book"/>
        </w:rPr>
        <w:t xml:space="preserve"> and climate velocity</w:t>
      </w:r>
      <w:r w:rsidR="00ED1E3E" w:rsidRPr="00286494">
        <w:rPr>
          <w:rFonts w:ascii="Avenir Book" w:hAnsi="Avenir Book"/>
        </w:rPr>
        <w:t xml:space="preserve">. </w:t>
      </w:r>
      <w:r w:rsidRPr="00A53F62">
        <w:rPr>
          <w:rFonts w:ascii="Avenir Book" w:hAnsi="Avenir Book"/>
        </w:rPr>
        <w:t xml:space="preserve">We also did not include age structure in our model. </w:t>
      </w:r>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 (Botsford et al. 2011; Planque, Fromentin, et al. 2010</w:t>
      </w:r>
      <w:ins w:id="444" w:author="Emma Fuller" w:date="2014-04-30T08:41:00Z">
        <w:r w:rsidR="00D15100">
          <w:rPr>
            <w:rFonts w:ascii="Avenir Book" w:hAnsi="Avenir Book"/>
          </w:rPr>
          <w:t>. U</w:t>
        </w:r>
      </w:ins>
      <w:r w:rsidR="00273CEE" w:rsidRPr="003B1C03">
        <w:rPr>
          <w:rFonts w:ascii="Avenir Book" w:hAnsi="Avenir Book"/>
        </w:rPr>
        <w:t xml:space="preserve">nderstanding how </w:t>
      </w:r>
      <w:ins w:id="445" w:author="Emma Fuller" w:date="2014-04-30T08:41:00Z">
        <w:r w:rsidR="00D15100">
          <w:rPr>
            <w:rFonts w:ascii="Avenir Book" w:hAnsi="Avenir Book"/>
          </w:rPr>
          <w:t>additional important aspects like Allee effects and age structure will</w:t>
        </w:r>
      </w:ins>
      <w:r w:rsidR="00273CEE" w:rsidRPr="003B1C03">
        <w:rPr>
          <w:rFonts w:ascii="Avenir Book" w:hAnsi="Avenir Book"/>
        </w:rPr>
        <w:t xml:space="preserve"> impact the ability of species to shift their distributions </w:t>
      </w:r>
      <w:ins w:id="446" w:author="Emma Fuller" w:date="2014-04-30T08:41:00Z">
        <w:r w:rsidR="00D15100">
          <w:rPr>
            <w:rFonts w:ascii="Avenir Book" w:hAnsi="Avenir Book"/>
          </w:rPr>
          <w:t>is critical for</w:t>
        </w:r>
      </w:ins>
      <w:r w:rsidR="00273CEE" w:rsidRPr="003B1C03">
        <w:rPr>
          <w:rFonts w:ascii="Avenir Book" w:hAnsi="Avenir Book"/>
        </w:rPr>
        <w:t xml:space="preserve"> future work. </w:t>
      </w:r>
      <w:r w:rsidRPr="003B1C03">
        <w:rPr>
          <w:rFonts w:ascii="Avenir Book" w:hAnsi="Avenir Book"/>
        </w:rPr>
        <w:t xml:space="preserve">Besides these species-specific extensions, this modeling framework could </w:t>
      </w:r>
      <w:r w:rsidR="00117E7D" w:rsidRPr="003B1C03">
        <w:rPr>
          <w:rFonts w:ascii="Avenir Book" w:hAnsi="Avenir Book"/>
        </w:rPr>
        <w:t xml:space="preserve">also </w:t>
      </w:r>
      <w:r w:rsidRPr="003B1C03">
        <w:rPr>
          <w:rFonts w:ascii="Avenir Book" w:hAnsi="Avenir Book"/>
        </w:rPr>
        <w:t xml:space="preserve">be extended to consider species interactions, especially </w:t>
      </w:r>
      <w:r w:rsidR="00FD4809">
        <w:rPr>
          <w:rFonts w:ascii="Avenir Book" w:hAnsi="Avenir Book"/>
        </w:rPr>
        <w:t xml:space="preserve">between </w:t>
      </w:r>
      <w:r w:rsidRPr="003B1C03">
        <w:rPr>
          <w:rFonts w:ascii="Avenir Book" w:hAnsi="Avenir Book"/>
        </w:rPr>
        <w:t>predator</w:t>
      </w:r>
      <w:r w:rsidR="00FD4809">
        <w:rPr>
          <w:rFonts w:ascii="Avenir Book" w:hAnsi="Avenir Book"/>
        </w:rPr>
        <w:t xml:space="preserve"> and </w:t>
      </w:r>
      <w:r w:rsidRPr="003B1C03">
        <w:rPr>
          <w:rFonts w:ascii="Avenir Book" w:hAnsi="Avenir Book"/>
        </w:rPr>
        <w:t xml:space="preserve">prey. </w:t>
      </w:r>
    </w:p>
    <w:p w14:paraId="099198F3" w14:textId="46FB1E6E"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r w:rsidR="00FD4809">
        <w:rPr>
          <w:rFonts w:ascii="Avenir Book" w:hAnsi="Avenir Book"/>
        </w:rPr>
        <w:t>s</w:t>
      </w:r>
      <w:r w:rsidRPr="003B1C03">
        <w:rPr>
          <w:rFonts w:ascii="Avenir Book" w:hAnsi="Avenir Book"/>
        </w:rPr>
        <w:t xml:space="preserve"> to </w:t>
      </w:r>
      <w:r w:rsidR="00026EF3" w:rsidRPr="003B1C03">
        <w:rPr>
          <w:rFonts w:ascii="Avenir Book" w:hAnsi="Avenir Book"/>
        </w:rPr>
        <w:t>build intuition about the conditions under which</w:t>
      </w:r>
      <w:r w:rsidRPr="003B1C03">
        <w:rPr>
          <w:rFonts w:ascii="Avenir Book" w:hAnsi="Avenir Book"/>
        </w:rPr>
        <w:t xml:space="preserve"> species </w:t>
      </w:r>
      <w:r w:rsidR="00026EF3" w:rsidRPr="003B1C03">
        <w:rPr>
          <w:rFonts w:ascii="Avenir Book" w:hAnsi="Avenir Book"/>
        </w:rPr>
        <w:t xml:space="preserve">can survive the cumulative impacts of </w:t>
      </w:r>
      <w:r w:rsidRPr="003B1C03">
        <w:rPr>
          <w:rFonts w:ascii="Avenir Book" w:hAnsi="Avenir Book"/>
        </w:rPr>
        <w:t xml:space="preserve">climate and harvesting. </w:t>
      </w:r>
      <w:r w:rsidR="00026EF3" w:rsidRPr="003B1C03">
        <w:rPr>
          <w:rFonts w:ascii="Avenir Book" w:hAnsi="Avenir Book"/>
        </w:rPr>
        <w:t>T</w:t>
      </w:r>
      <w:r w:rsidRPr="003B1C03">
        <w:rPr>
          <w:rFonts w:ascii="Avenir Book" w:hAnsi="Avenir Book"/>
        </w:rPr>
        <w:t>his work highlights the importance of considering stressors in combination</w:t>
      </w:r>
      <w:r w:rsidR="00026EF3" w:rsidRPr="003B1C03">
        <w:rPr>
          <w:rFonts w:ascii="Avenir Book" w:hAnsi="Avenir Book"/>
        </w:rPr>
        <w:t>,</w:t>
      </w:r>
      <w:r w:rsidRPr="003B1C03">
        <w:rPr>
          <w:rFonts w:ascii="Avenir Book" w:hAnsi="Avenir Book"/>
        </w:rPr>
        <w:t xml:space="preserve"> as outcomes deviate from what we would predict in isolation. </w:t>
      </w:r>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 between fishing 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r w:rsidR="00C149A2" w:rsidRPr="00E53915">
        <w:rPr>
          <w:rFonts w:ascii="Avenir Book" w:hAnsi="Avenir Book"/>
        </w:rPr>
        <w:t xml:space="preserve">management approaches can </w:t>
      </w:r>
      <w:r w:rsidR="00D40748">
        <w:rPr>
          <w:rFonts w:ascii="Avenir Book" w:hAnsi="Avenir Book"/>
        </w:rPr>
        <w:t>affect</w:t>
      </w:r>
      <w:r w:rsidR="00D40748" w:rsidRPr="00E53915">
        <w:rPr>
          <w:rFonts w:ascii="Avenir Book" w:hAnsi="Avenir Book"/>
        </w:rPr>
        <w:t xml:space="preserve"> </w:t>
      </w:r>
      <w:r w:rsidR="00D44BD1" w:rsidRPr="00E53915">
        <w:rPr>
          <w:rFonts w:ascii="Avenir Book" w:hAnsi="Avenir Book"/>
        </w:rPr>
        <w:t>interactions</w:t>
      </w:r>
      <w:r w:rsidRPr="00E53915">
        <w:rPr>
          <w:rFonts w:ascii="Avenir Book" w:hAnsi="Avenir Book"/>
        </w:rPr>
        <w:t xml:space="preserve"> between harvesting and range shifts will help to </w:t>
      </w:r>
      <w:ins w:id="447" w:author="Emma Fuller" w:date="2014-04-30T08:43:00Z">
        <w:r w:rsidR="00D15100">
          <w:rPr>
            <w:rFonts w:ascii="Avenir Book" w:hAnsi="Avenir Book"/>
          </w:rPr>
          <w:t>improve</w:t>
        </w:r>
      </w:ins>
      <w:r w:rsidRPr="00E53915">
        <w:rPr>
          <w:rFonts w:ascii="Avenir Book" w:hAnsi="Avenir Book"/>
        </w:rPr>
        <w:t xml:space="preserve"> harvesting rules and </w:t>
      </w:r>
      <w:ins w:id="448" w:author="Emma Fuller" w:date="2014-04-30T08:43:00Z">
        <w:r w:rsidR="00D15100">
          <w:rPr>
            <w:rFonts w:ascii="Avenir Book" w:hAnsi="Avenir Book"/>
          </w:rPr>
          <w:t xml:space="preserve">the development of </w:t>
        </w:r>
      </w:ins>
      <w:r w:rsidRPr="00E53915">
        <w:rPr>
          <w:rFonts w:ascii="Avenir Book" w:hAnsi="Avenir Book"/>
        </w:rPr>
        <w:t xml:space="preserve">protected areas. </w:t>
      </w:r>
      <w:ins w:id="449" w:author="Emma Fuller" w:date="2014-04-30T08:43:00Z">
        <w:r w:rsidR="00D15100">
          <w:rPr>
            <w:rFonts w:ascii="Avenir Book" w:hAnsi="Avenir Book"/>
          </w:rPr>
          <w:t>Our</w:t>
        </w:r>
      </w:ins>
      <w:r w:rsidR="00D40748">
        <w:rPr>
          <w:rFonts w:ascii="Avenir Book" w:hAnsi="Avenir Book"/>
        </w:rPr>
        <w:t xml:space="preserve"> results </w:t>
      </w:r>
      <w:ins w:id="450" w:author="Emma Fuller" w:date="2014-04-30T08:43:00Z">
        <w:r w:rsidR="00D15100">
          <w:rPr>
            <w:rFonts w:ascii="Avenir Book" w:hAnsi="Avenir Book"/>
          </w:rPr>
          <w:t>are</w:t>
        </w:r>
      </w:ins>
      <w:r w:rsidR="00D40748">
        <w:rPr>
          <w:rFonts w:ascii="Avenir Book" w:hAnsi="Avenir Book"/>
        </w:rPr>
        <w:t xml:space="preserv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451" w:name="acknowledgements"/>
      <w:r w:rsidRPr="00E53915">
        <w:rPr>
          <w:rFonts w:ascii="Avenir Book" w:hAnsi="Avenir Book"/>
          <w:color w:val="auto"/>
        </w:rPr>
        <w:t>Acknowledgements</w:t>
      </w:r>
    </w:p>
    <w:bookmarkEnd w:id="451"/>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Offord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lastRenderedPageBreak/>
        <w:t>Literature Cited</w:t>
      </w:r>
    </w:p>
    <w:p w14:paraId="5DE4C3C2" w14:textId="77777777" w:rsidR="00917458" w:rsidRPr="00E75A47" w:rsidRDefault="00575C48" w:rsidP="00080385">
      <w:pPr>
        <w:rPr>
          <w:rFonts w:ascii="Avenir Book" w:hAnsi="Avenir Book"/>
        </w:rPr>
      </w:pPr>
      <w:r w:rsidRPr="00BE4CF8">
        <w:rPr>
          <w:rFonts w:ascii="Avenir Book" w:hAnsi="Avenir Book"/>
        </w:rPr>
        <w:t xml:space="preserve">Agardy, M. Tundi.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Ainsworth, C. H. H., J. F. F. Samhouri, D. S. S. Busch, W. W. L. Cheung, J. Dunne, and T. A. A. Okey. 2011. “Potential impacts of climate change on Northeast Pacific marine foodwebs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doi:10.1093/icesjms/fsr043.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Badjeck, W. Neil Adger,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r w:rsidRPr="00A53F62">
        <w:rPr>
          <w:rFonts w:ascii="Avenir Book" w:hAnsi="Avenir Book"/>
          <w:lang w:val="de-DE"/>
        </w:rPr>
        <w:t xml:space="preserve">Berestycki, H., O. Diekmann, C. J. Nagelkerke, and P. A. Zegeling.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Bull Math Biol</w:t>
      </w:r>
      <w:r w:rsidRPr="003B1C03">
        <w:rPr>
          <w:rFonts w:ascii="Avenir Book" w:hAnsi="Avenir Book"/>
        </w:rPr>
        <w:t xml:space="preserve"> 71 (2) (February): 399–429. doi:10.1007/s11538-008-9367-5.</w:t>
      </w:r>
    </w:p>
    <w:p w14:paraId="39FE2A28" w14:textId="77777777" w:rsidR="00917458" w:rsidRPr="003B1C03" w:rsidRDefault="00575C48" w:rsidP="00080385">
      <w:pPr>
        <w:rPr>
          <w:rFonts w:ascii="Avenir Book" w:hAnsi="Avenir Book"/>
        </w:rPr>
      </w:pPr>
      <w:r w:rsidRPr="003B1C03">
        <w:rPr>
          <w:rFonts w:ascii="Avenir Book" w:hAnsi="Avenir Book"/>
        </w:rPr>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Default="00575C48" w:rsidP="00080385">
      <w:pPr>
        <w:rPr>
          <w:ins w:id="452" w:author="Eleanor Brush" w:date="2014-05-14T13:25:00Z"/>
          <w:rFonts w:ascii="Avenir Book" w:hAnsi="Avenir Book"/>
        </w:rPr>
      </w:pPr>
      <w:r w:rsidRPr="003B1C03">
        <w:rPr>
          <w:rFonts w:ascii="Avenir Book" w:hAnsi="Avenir Book"/>
        </w:rPr>
        <w:t xml:space="preserve">Botsford, Louis W., Matthew D. Holland, Jameal F. Samhouri, J. Wilson White, and Alan Hastings. 2011. “Importance of age structure in models of the response of upper trophic levels to fishing and climate change.” </w:t>
      </w:r>
      <w:r w:rsidRPr="003B1C03">
        <w:rPr>
          <w:rFonts w:ascii="Avenir Book" w:hAnsi="Avenir Book"/>
          <w:i/>
        </w:rPr>
        <w:t>ICES Journal of Marine Science: Journal du Conseil</w:t>
      </w:r>
      <w:r w:rsidRPr="003B1C03">
        <w:rPr>
          <w:rFonts w:ascii="Avenir Book" w:hAnsi="Avenir Book"/>
        </w:rPr>
        <w:t xml:space="preserve"> 68 (6): 1270–1283.</w:t>
      </w:r>
    </w:p>
    <w:p w14:paraId="502123EA" w14:textId="77777777" w:rsidR="00444CEF" w:rsidRDefault="00444CEF" w:rsidP="00080385">
      <w:pPr>
        <w:rPr>
          <w:ins w:id="453" w:author="Eleanor Brush" w:date="2014-05-14T13:25:00Z"/>
          <w:rFonts w:ascii="Avenir Book" w:hAnsi="Avenir Book"/>
        </w:rPr>
      </w:pPr>
    </w:p>
    <w:p w14:paraId="5944485E" w14:textId="68B4AEF5" w:rsidR="00444CEF" w:rsidRPr="00444CEF" w:rsidRDefault="00444CEF" w:rsidP="00080385">
      <w:pPr>
        <w:rPr>
          <w:rFonts w:ascii="Avenir Book" w:hAnsi="Avenir Book"/>
        </w:rPr>
      </w:pPr>
      <w:ins w:id="454" w:author="Eleanor Brush" w:date="2014-05-14T13:25:00Z">
        <w:r>
          <w:rPr>
            <w:rFonts w:ascii="Avenir Book" w:hAnsi="Avenir Book"/>
          </w:rPr>
          <w:t xml:space="preserve">Byers, James E. and James M. Pringle. 2006. “Going against the flow: retention, range limits and invasions in advective environments.” </w:t>
        </w:r>
        <w:r>
          <w:rPr>
            <w:rFonts w:ascii="Avenir Book" w:hAnsi="Avenir Book"/>
            <w:i/>
          </w:rPr>
          <w:t>Marine Ecology Progress Series</w:t>
        </w:r>
        <w:r>
          <w:rPr>
            <w:rFonts w:ascii="Avenir Book" w:hAnsi="Avenir Book"/>
          </w:rPr>
          <w:t xml:space="preserve"> 313</w:t>
        </w:r>
      </w:ins>
      <w:ins w:id="455" w:author="Eleanor Brush" w:date="2014-05-14T13:26:00Z">
        <w:r>
          <w:rPr>
            <w:rFonts w:ascii="Avenir Book" w:hAnsi="Avenir Book"/>
          </w:rPr>
          <w:t>: 27-41.</w:t>
        </w:r>
      </w:ins>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Hobday, R. J. Matear, H. P. Possingham, C. Bulman,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Ohlemüller,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Cheung, William WL, Vicky WY Lam, Jorge L. Sarmiento, Kelly Kearney, R. E. G. Watson, Dirk Zeller, and Daniel Pauly.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lastRenderedPageBreak/>
        <w:t xml:space="preserve">Crain, Caitlin Mullan, Kristy Kroeker, and Benjamin S. Halpern. 2008. “Interactive and cumulative effects of multiple human stressors in marine systems.” </w:t>
      </w:r>
      <w:r w:rsidRPr="00E75A47">
        <w:rPr>
          <w:rFonts w:ascii="Avenir Book" w:hAnsi="Avenir Book"/>
          <w:i/>
        </w:rPr>
        <w:t>Ecol Lett</w:t>
      </w:r>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r w:rsidRPr="00286494">
        <w:rPr>
          <w:rFonts w:ascii="Avenir Book" w:hAnsi="Avenir Book"/>
          <w:i/>
        </w:rPr>
        <w:t>Ecol Lett</w:t>
      </w:r>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r w:rsidRPr="00286494">
        <w:rPr>
          <w:rFonts w:ascii="Avenir Book" w:hAnsi="Avenir Book"/>
        </w:rPr>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6AF9BB14" w14:textId="77777777" w:rsidR="00917458" w:rsidRPr="003B1C03" w:rsidRDefault="00575C48" w:rsidP="00080385">
      <w:pPr>
        <w:rPr>
          <w:rFonts w:ascii="Avenir Book" w:hAnsi="Avenir Book"/>
        </w:rPr>
      </w:pPr>
      <w:r w:rsidRPr="00A53F62">
        <w:rPr>
          <w:rFonts w:ascii="Avenir Book" w:hAnsi="Avenir Book"/>
        </w:rPr>
        <w:t>Elith, Jane, Catherine H. Graham, Robert P Anderson, Miroslav Dudík, Sim</w:t>
      </w:r>
      <w:r w:rsidRPr="00BE1D72">
        <w:rPr>
          <w:rFonts w:ascii="Avenir Book" w:hAnsi="Avenir Book"/>
        </w:rPr>
        <w:t xml:space="preserve">on Ferrier, Antoine Guisan, Robert J Hijmans, et al. 2006. “Novel methods improve prediction of species?’ distributions from occurrence data.” </w:t>
      </w:r>
      <w:r w:rsidRPr="003B1C03">
        <w:rPr>
          <w:rFonts w:ascii="Avenir Book" w:hAnsi="Avenir Book"/>
          <w:i/>
        </w:rPr>
        <w:t>Ecography</w:t>
      </w:r>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r w:rsidRPr="003B1C03">
        <w:rPr>
          <w:rFonts w:ascii="Avenir Book" w:hAnsi="Avenir Book"/>
        </w:rPr>
        <w:t xml:space="preserve">Folt, C. L., C. Y. Chen, M. V. Moore, and J. Burnaford.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Mellin, B. D. D. Russell, H. R. R. Akçakaya, C. J. A. Bradshaw, M. E. E. Aiello-Lammens, M. J. J. Caley,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r w:rsidRPr="00E53915">
        <w:rPr>
          <w:rFonts w:ascii="Avenir Book" w:eastAsia="Times New Roman" w:hAnsi="Avenir Book" w:cs="Times New Roman"/>
        </w:rPr>
        <w:t xml:space="preserve">Froese, R., Branch, T. a, Proelß, A., Quaas, M., Sainsbury, K. &amp; Zimmermann, C. (2011). Generic harvest control rules for European fisheries. </w:t>
      </w:r>
      <w:r w:rsidRPr="00E53915">
        <w:rPr>
          <w:rFonts w:ascii="Avenir Book" w:eastAsia="Times New Roman" w:hAnsi="Avenir Book" w:cs="Times New Roman"/>
          <w:i/>
          <w:iCs/>
        </w:rPr>
        <w:t>Fish Fish.</w:t>
      </w:r>
      <w:r w:rsidRPr="00E53915">
        <w:rPr>
          <w:rFonts w:ascii="Avenir Book" w:eastAsia="Times New Roman" w:hAnsi="Avenir Book" w:cs="Times New Roman"/>
        </w:rPr>
        <w:t>,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Grorud-Colvert, Christopher Costello, and Richard Pollnac. 2010. “Evolving science of marine reserves: new developments and emerging research frontiers.” </w:t>
      </w:r>
      <w:r w:rsidRPr="00BE4CF8">
        <w:rPr>
          <w:rFonts w:ascii="Avenir Book" w:hAnsi="Avenir Book"/>
          <w:i/>
        </w:rPr>
        <w:t>Proc Natl Acad Sci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Palumbi. 2010. “Designing marine reserve networks for both conservation and fisheries management.” </w:t>
      </w:r>
      <w:r w:rsidRPr="00E75A47">
        <w:rPr>
          <w:rFonts w:ascii="Avenir Book" w:hAnsi="Avenir Book"/>
          <w:i/>
        </w:rPr>
        <w:t>Proc Natl Acad Sci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r w:rsidRPr="00286494">
        <w:rPr>
          <w:rFonts w:ascii="Avenir Book" w:hAnsi="Avenir Book"/>
        </w:rPr>
        <w:t xml:space="preserve">Guisan, Antoine, and Wilfried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r w:rsidRPr="00286494">
        <w:rPr>
          <w:rFonts w:ascii="Avenir Book" w:hAnsi="Avenir Book"/>
        </w:rPr>
        <w:t xml:space="preserve">Guisan, Antoine, and Niklaus E. Zimmermann. 2000. “Predictive habitat distribution models in ecology.” </w:t>
      </w:r>
      <w:r w:rsidRPr="00E53950">
        <w:rPr>
          <w:rFonts w:ascii="Avenir Book" w:hAnsi="Avenir Book"/>
          <w:i/>
        </w:rPr>
        <w:t>Ecological modelling</w:t>
      </w:r>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r w:rsidRPr="00BE1D72">
        <w:rPr>
          <w:rFonts w:ascii="Avenir Book" w:hAnsi="Avenir Book"/>
        </w:rPr>
        <w:lastRenderedPageBreak/>
        <w:t>Gurevitch, Jessica, Janet A. Morrison, and Larry V. Hedges. 2000. “The Interaction between Competition and Predation: A Metaanalysis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Selkoe, Carrie V. Kappel, Fiorenza Micheli, Caterina D’Agrosa,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Midgley, Sandy Andelman, Miguel Araújo,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Cuddington, Kendi F. Davies, Christopher J. Dugaw,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modelling: combining physiological and spatial data to predict species’ ranges.” </w:t>
      </w:r>
      <w:r w:rsidRPr="003B1C03">
        <w:rPr>
          <w:rFonts w:ascii="Avenir Book" w:hAnsi="Avenir Book"/>
          <w:i/>
        </w:rPr>
        <w:t>Ecol Lett</w:t>
      </w:r>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r w:rsidRPr="003B1C03">
        <w:rPr>
          <w:rFonts w:ascii="Avenir Book" w:hAnsi="Avenir Book"/>
        </w:rPr>
        <w:t xml:space="preserve">Kell, L., G. Pilling, and C. O’Brien. 2005. “Implications of climate change for the management of North Sea cod (Gadus morhua).”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 xml:space="preserve">Kirby, Richard R., Gregory Beaugrand, and John A. Lindley. 2009. “Synergistc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r w:rsidRPr="003B1C03">
        <w:rPr>
          <w:rFonts w:ascii="Avenir Book" w:hAnsi="Avenir Book"/>
        </w:rPr>
        <w:t xml:space="preserve">Latore,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Pyke, M. Rebecca Shaw, Patrick Gonzalez, Peter Kareiva,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788FEFFA" w14:textId="77777777" w:rsidR="00917458" w:rsidRPr="003B1C03" w:rsidRDefault="00575C48" w:rsidP="00080385">
      <w:pPr>
        <w:rPr>
          <w:rFonts w:ascii="Avenir Book" w:hAnsi="Avenir Book"/>
        </w:rPr>
      </w:pPr>
      <w:r w:rsidRPr="003B1C03">
        <w:rPr>
          <w:rFonts w:ascii="Avenir Book" w:hAnsi="Avenir Book"/>
          <w:lang w:val="de-DE"/>
        </w:rPr>
        <w:t xml:space="preserve">Lindegren, Martin, Christian Möllmann, Anders Nielsen, Keith Brander, Brian R. MacKenzie, and Nils Chr Stenseth. </w:t>
      </w:r>
      <w:r w:rsidRPr="003B1C03">
        <w:rPr>
          <w:rFonts w:ascii="Avenir Book" w:hAnsi="Avenir Book"/>
        </w:rPr>
        <w:t xml:space="preserve">2010. “Ecological forecasting under climate change: the case of Baltic cod.” </w:t>
      </w:r>
      <w:r w:rsidRPr="003B1C03">
        <w:rPr>
          <w:rFonts w:ascii="Avenir Book" w:hAnsi="Avenir Book"/>
          <w:i/>
        </w:rPr>
        <w:t>Proc Biol Sci</w:t>
      </w:r>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lastRenderedPageBreak/>
        <w:t xml:space="preserve">Ling, S. D., C. R. Johnson, S. D. Frusher,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t xml:space="preserve">Lockwood, Dale R., Alan Hastings, and Louis W. Botsford. 2002. “The effects of dispersal patterns on marine reserves: does the tail wag the dog?” </w:t>
      </w:r>
      <w:r w:rsidRPr="003B1C03">
        <w:rPr>
          <w:rFonts w:ascii="Avenir Book" w:hAnsi="Avenir Book"/>
          <w:i/>
        </w:rPr>
        <w:t>Theor Popul Biol</w:t>
      </w:r>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Henrik Gislason, Christian Möllmann, and Friedrich W. Köster.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Camilo, Rebekka Metzger, Audrey Rollo, and Ransom A. Myers. 2007. “Experimental simulations about the effects of overexploitation and habitat fragmentation on populations facing environmental warming.” </w:t>
      </w:r>
      <w:r w:rsidRPr="00E53915">
        <w:rPr>
          <w:rFonts w:ascii="Avenir Book" w:hAnsi="Avenir Book"/>
          <w:i/>
        </w:rPr>
        <w:t>Proc Biol Sci</w:t>
      </w:r>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Ecological Modelling</w:t>
      </w:r>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Sargian, J. Payet, and S. Demers. 2006. “Ecotoxicological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r w:rsidRPr="003B1C03">
        <w:rPr>
          <w:rFonts w:ascii="Avenir Book" w:hAnsi="Avenir Book"/>
        </w:rPr>
        <w:t>Pinsky, Malin.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r w:rsidRPr="00E75A47">
        <w:rPr>
          <w:rFonts w:ascii="Avenir Book" w:hAnsi="Avenir Book"/>
        </w:rPr>
        <w:t xml:space="preserve">Planque, Benjamin, Jean-Marc -. M. Fromentin, Philippe Cury, Kenneth F. Drinkwater, Simon Jennings, R. Ian Perry, and Souad Kifani.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r w:rsidRPr="00286494">
        <w:rPr>
          <w:rFonts w:ascii="Avenir Book" w:hAnsi="Avenir Book"/>
        </w:rPr>
        <w:t xml:space="preserve">Planque, Benjamin, Jean-Marc Fromentin, Philippe Cury, Kenneth F. Drinkwater, Simon Jennings, R. Ian Perry, and Souad Kifani. 2010. “How does fishing alter marine 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Elith, A. J. J. Hobday, R. G. G. Pearson, B. E. E. Kendall, H. P. P. Possingham, and A. J. J. Richardson. 2011. “Pushing the limits in marine species distribution </w:t>
      </w:r>
      <w:r w:rsidRPr="00E53950">
        <w:rPr>
          <w:rFonts w:ascii="Avenir Book" w:hAnsi="Avenir Book"/>
        </w:rPr>
        <w:lastRenderedPageBreak/>
        <w:t xml:space="preserve">modelling: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r w:rsidRPr="00827C28">
        <w:rPr>
          <w:rFonts w:ascii="Avenir Book" w:hAnsi="Avenir Book" w:cs="Trebuchet MS"/>
        </w:rPr>
        <w:t>Sekercioglu, Cagan H, Stephen H Schneider, John P Fay, and Scott R Loarie. "Climate Change, Elevational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Thomas, Chris D., Phillipa K. Gillingham, Richard B. Bradbury, David B. Roy, Barbara J. Anderson, John M. Baxter, Nigel A. D. Bourn, et al. 2012. “Protected areas facilitate species’ range expansio</w:t>
      </w:r>
      <w:r w:rsidRPr="00E75A47">
        <w:rPr>
          <w:rFonts w:ascii="Avenir Book" w:hAnsi="Avenir Book"/>
        </w:rPr>
        <w:t xml:space="preserve">ns.” </w:t>
      </w:r>
      <w:r w:rsidRPr="00E75A47">
        <w:rPr>
          <w:rFonts w:ascii="Avenir Book" w:hAnsi="Avenir Book"/>
          <w:i/>
        </w:rPr>
        <w:t>Proc Natl Acad Sci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r w:rsidRPr="00E53915">
        <w:rPr>
          <w:rFonts w:ascii="Avenir Book" w:eastAsia="Times New Roman" w:hAnsi="Avenir Book" w:cs="Times New Roman"/>
        </w:rPr>
        <w:t xml:space="preserve">Toonen, R.J., Wilhelm, T. ’Aulani,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Mar. Pollut. Bull.</w:t>
      </w:r>
      <w:r w:rsidRPr="00E53915">
        <w:rPr>
          <w:rFonts w:ascii="Avenir Book" w:eastAsia="Times New Roman" w:hAnsi="Avenir Book" w:cs="Times New Roman"/>
        </w:rPr>
        <w:t>, 77, 7–10.</w:t>
      </w:r>
    </w:p>
    <w:p w14:paraId="4276EF89" w14:textId="77777777" w:rsidR="00E53915" w:rsidRPr="00E53915" w:rsidRDefault="00E53915" w:rsidP="00080385">
      <w:pPr>
        <w:rPr>
          <w:rFonts w:ascii="Avenir Book" w:hAnsi="Avenir Book"/>
        </w:rPr>
      </w:pPr>
    </w:p>
    <w:p w14:paraId="67D029BE" w14:textId="77777777" w:rsidR="00917458" w:rsidRDefault="00575C48" w:rsidP="00080385">
      <w:pPr>
        <w:rPr>
          <w:ins w:id="456" w:author="Eleanor Brush" w:date="2014-05-13T09:21:00Z"/>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F09414C" w14:textId="77777777" w:rsidR="00C723EF" w:rsidRDefault="00C723EF" w:rsidP="00080385">
      <w:pPr>
        <w:rPr>
          <w:ins w:id="457" w:author="Eleanor Brush" w:date="2014-05-13T09:21:00Z"/>
          <w:rFonts w:ascii="Avenir Book" w:hAnsi="Avenir Book"/>
        </w:rPr>
      </w:pPr>
    </w:p>
    <w:p w14:paraId="149CE673" w14:textId="64776275" w:rsidR="00C723EF" w:rsidRPr="003B1C03" w:rsidRDefault="00C723EF" w:rsidP="00080385">
      <w:pPr>
        <w:rPr>
          <w:rFonts w:ascii="Avenir Book" w:hAnsi="Avenir Book"/>
        </w:rPr>
      </w:pPr>
      <w:ins w:id="458" w:author="Eleanor Brush" w:date="2014-05-13T09:21:00Z">
        <w:r>
          <w:rPr>
            <w:rFonts w:ascii="Avenir Book" w:hAnsi="Avenir Book"/>
          </w:rPr>
          <w:t xml:space="preserve">Watson, James R., Siegel, David A., </w:t>
        </w:r>
      </w:ins>
      <w:ins w:id="459" w:author="Eleanor Brush" w:date="2014-05-13T09:22:00Z">
        <w:r>
          <w:rPr>
            <w:rFonts w:ascii="Avenir Book" w:hAnsi="Avenir Book"/>
          </w:rPr>
          <w:t xml:space="preserve">Kendall, Bruce E., Mitarai, Satoshi, Rassweiller, Andrew, </w:t>
        </w:r>
        <w:r w:rsidR="007846D8">
          <w:rPr>
            <w:rFonts w:ascii="Avenir Book" w:hAnsi="Avenir Book"/>
          </w:rPr>
          <w:t xml:space="preserve">and </w:t>
        </w:r>
        <w:r>
          <w:rPr>
            <w:rFonts w:ascii="Avenir Book" w:hAnsi="Avenir Book"/>
          </w:rPr>
          <w:t>Steven D.</w:t>
        </w:r>
      </w:ins>
      <w:ins w:id="460" w:author="Eleanor Brush" w:date="2014-05-13T09:23:00Z">
        <w:r w:rsidR="007846D8">
          <w:rPr>
            <w:rFonts w:ascii="Avenir Book" w:hAnsi="Avenir Book"/>
          </w:rPr>
          <w:t xml:space="preserve"> Gaines. 2011. “Identifying critical regions in small-world marine metapopulations.” Proceedings of the National Academy of Sciences 108 (43): e907-e913.</w:t>
        </w:r>
      </w:ins>
    </w:p>
    <w:p w14:paraId="37DE4919" w14:textId="77777777" w:rsidR="00917458" w:rsidRPr="00BE4CF8" w:rsidRDefault="00575C48" w:rsidP="00080385">
      <w:pPr>
        <w:rPr>
          <w:rFonts w:ascii="Avenir Book" w:hAnsi="Avenir Book"/>
        </w:rPr>
      </w:pPr>
      <w:r w:rsidRPr="006C4A3C">
        <w:rPr>
          <w:rFonts w:ascii="Avenir Book" w:hAnsi="Avenir Book"/>
        </w:rPr>
        <w:t xml:space="preserve">Wilcove, David S., David Rothstein, Jason Dubow, Ali Phillips, and Elizabeth Losos. 1998. “Quantifying threats to imperiled species in the United States.” </w:t>
      </w:r>
      <w:r w:rsidRPr="00E53915">
        <w:rPr>
          <w:rFonts w:ascii="Avenir Book" w:hAnsi="Avenir Book"/>
          <w:i/>
        </w:rPr>
        <w:t>BioScience</w:t>
      </w:r>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461" w:name="tables"/>
      <w:r w:rsidRPr="00E53950">
        <w:rPr>
          <w:rFonts w:ascii="Avenir Book" w:hAnsi="Avenir Book"/>
          <w:color w:val="auto"/>
        </w:rPr>
        <w:lastRenderedPageBreak/>
        <w:t>Tables</w:t>
      </w:r>
      <w:bookmarkEnd w:id="461"/>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687017"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687017"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687017"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m:oMathPara>
              <m:oMath>
                <m:r>
                  <w:rPr>
                    <w:rFonts w:ascii="Cambria Math" w:hAnsi="Cambria Math"/>
                  </w:rPr>
                  <m:t>g(n)</m:t>
                </m:r>
              </m:oMath>
            </m:oMathPara>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462"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462"/>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r w:rsidR="00A04E8F">
        <w:rPr>
          <w:rFonts w:ascii="Avenir Book" w:hAnsi="Avenir Book"/>
        </w:rPr>
        <w:t xml:space="preserve"> (</w:t>
      </w:r>
      <w:r w:rsidR="00EA1EB1">
        <w:rPr>
          <w:rFonts w:ascii="Avenir Book" w:hAnsi="Avenir Book"/>
        </w:rPr>
        <w:t>light to dark</w:t>
      </w:r>
      <w:r w:rsidR="00A04E8F">
        <w:rPr>
          <w:rFonts w:ascii="Avenir Book" w:hAnsi="Avenir Book"/>
        </w:rPr>
        <w:t>)</w:t>
      </w:r>
      <w:r w:rsidR="00575C48" w:rsidRPr="003B1C03">
        <w:rPr>
          <w:rFonts w:ascii="Avenir Book" w:hAnsi="Avenir Book"/>
        </w:rPr>
        <w:t xml:space="preserve">. </w:t>
      </w:r>
      <w:r w:rsidR="00A04E8F">
        <w:rPr>
          <w:rFonts w:ascii="Avenir Book" w:hAnsi="Avenir Book"/>
        </w:rPr>
        <w:t>L</w:t>
      </w:r>
      <w:r w:rsidR="00575C48" w:rsidRPr="003B1C03">
        <w:rPr>
          <w:rFonts w:ascii="Avenir Book" w:hAnsi="Avenir Book"/>
        </w:rPr>
        <w:t>ine</w:t>
      </w:r>
      <w:r w:rsidR="00A04E8F">
        <w:rPr>
          <w:rFonts w:ascii="Avenir Book" w:hAnsi="Avenir Book"/>
        </w:rPr>
        <w:t xml:space="preserve"> </w:t>
      </w:r>
      <w:r w:rsidR="00575C48" w:rsidRPr="003B1C03">
        <w:rPr>
          <w:rFonts w:ascii="Avenir Book" w:hAnsi="Avenir Book"/>
        </w:rPr>
        <w:t>s</w:t>
      </w:r>
      <w:r w:rsidR="00A04E8F">
        <w:rPr>
          <w:rFonts w:ascii="Avenir Book" w:hAnsi="Avenir Book"/>
        </w:rPr>
        <w:t>tyle</w:t>
      </w:r>
      <w:r w:rsidR="00575C48" w:rsidRPr="003B1C03">
        <w:rPr>
          <w:rFonts w:ascii="Avenir Book" w:hAnsi="Avenir Book"/>
        </w:rPr>
        <w:t xml:space="preserve"> </w:t>
      </w:r>
      <w:r w:rsidR="00A04E8F">
        <w:rPr>
          <w:rFonts w:ascii="Avenir Book" w:hAnsi="Avenir Book"/>
        </w:rPr>
        <w:t>indicates</w:t>
      </w:r>
      <w:r w:rsidR="00575C48" w:rsidRPr="003B1C03">
        <w:rPr>
          <w:rFonts w:ascii="Avenir Book" w:hAnsi="Avenir Book"/>
        </w:rPr>
        <w:t xml:space="preserve"> </w:t>
      </w:r>
      <w:r w:rsidR="00A04E8F">
        <w:rPr>
          <w:rFonts w:ascii="Avenir Book" w:hAnsi="Avenir Book"/>
        </w:rPr>
        <w:t>the</w:t>
      </w:r>
      <w:r w:rsidR="00A04E8F" w:rsidRPr="003B1C03">
        <w:rPr>
          <w:rFonts w:ascii="Avenir Book" w:hAnsi="Avenir Book"/>
        </w:rPr>
        <w:t xml:space="preserve"> </w:t>
      </w:r>
      <w:r w:rsidR="00575C48" w:rsidRPr="003B1C03">
        <w:rPr>
          <w:rFonts w:ascii="Avenir Book" w:hAnsi="Avenir Book"/>
        </w:rPr>
        <w:t xml:space="preserve">average dispersal distance </w:t>
      </w:r>
      <w:r w:rsidR="00A04E8F">
        <w:rPr>
          <w:rFonts w:ascii="Avenir Book" w:hAnsi="Avenir Book"/>
        </w:rPr>
        <w:t xml:space="preserve">(solid: </w:t>
      </w:r>
      <m:oMath>
        <m:r>
          <w:rPr>
            <w:rFonts w:ascii="Cambria Math" w:hAnsi="Cambria Math"/>
          </w:rPr>
          <m:t>⟨d⟩=0.1</m:t>
        </m:r>
      </m:oMath>
      <w:r w:rsidR="00A04E8F">
        <w:rPr>
          <w:rFonts w:ascii="Avenir Book" w:eastAsiaTheme="minorEastAsia" w:hAnsi="Avenir Book"/>
        </w:rPr>
        <w:t xml:space="preserve"> vs. </w:t>
      </w:r>
      <w:r w:rsidR="00575C48" w:rsidRPr="00D83B78">
        <w:rPr>
          <w:rFonts w:ascii="Avenir Book" w:hAnsi="Avenir Book"/>
        </w:rPr>
        <w:t>dashed</w:t>
      </w:r>
      <w:r w:rsidR="00A04E8F">
        <w:rPr>
          <w:rFonts w:ascii="Avenir Book" w:hAnsi="Avenir Book"/>
        </w:rPr>
        <w:t xml:space="preserve">: </w:t>
      </w:r>
      <m:oMath>
        <m:r>
          <w:rPr>
            <w:rFonts w:ascii="Cambria Math" w:hAnsi="Cambria Math"/>
          </w:rPr>
          <m:t>⟨d⟩=0.5</m:t>
        </m:r>
      </m:oMath>
      <w:r w:rsidR="00A04E8F">
        <w:rPr>
          <w:rFonts w:ascii="Avenir Book" w:eastAsiaTheme="minorEastAsia" w:hAnsi="Avenir Book"/>
        </w:rPr>
        <w:t>) from an</w:t>
      </w:r>
      <w:r w:rsidR="00575C48" w:rsidRPr="00BD294E">
        <w:rPr>
          <w:rFonts w:ascii="Avenir Book" w:hAnsi="Avenir Book"/>
        </w:rPr>
        <w:t xml:space="preserve"> approximated Gaussian dispersal kernel </w:t>
      </w:r>
      <w:r w:rsidR="005768DE" w:rsidRPr="006C4A3C">
        <w:rPr>
          <w:rFonts w:ascii="Avenir Book" w:hAnsi="Avenir Book"/>
        </w:rPr>
        <w:t xml:space="preserve">(Eq. </w:t>
      </w:r>
      <w:r w:rsidR="009465F7">
        <w:rPr>
          <w:rFonts w:ascii="Avenir Book" w:hAnsi="Avenir Book"/>
        </w:rPr>
        <w:t>3</w:t>
      </w:r>
      <w:r w:rsidR="005768DE" w:rsidRPr="006C4A3C">
        <w:rPr>
          <w:rFonts w:ascii="Avenir Book" w:hAnsi="Avenir Book"/>
        </w:rPr>
        <w:t>)</w:t>
      </w:r>
      <w:r w:rsidR="00A04E8F">
        <w:rPr>
          <w:rFonts w:ascii="Avenir Book" w:hAnsi="Avenir Book"/>
        </w:rPr>
        <w:t>. Patch length</w:t>
      </w:r>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r w:rsidR="00A04E8F">
        <w:rPr>
          <w:rFonts w:ascii="Avenir Book" w:hAnsi="Avenir Book"/>
        </w:rPr>
        <w:t>R</w:t>
      </w:r>
      <w:r w:rsidR="00575C48" w:rsidRPr="003B1C03">
        <w:rPr>
          <w:rFonts w:ascii="Avenir Book" w:hAnsi="Avenir Book"/>
        </w:rPr>
        <w:t>esults are from a</w:t>
      </w:r>
      <w:r w:rsidR="00190EA3" w:rsidRPr="003B1C03">
        <w:rPr>
          <w:rFonts w:ascii="Avenir Book" w:hAnsi="Avenir Book"/>
        </w:rPr>
        <w:t>n</w:t>
      </w:r>
      <w:r w:rsidR="00575C48" w:rsidRPr="003B1C03">
        <w:rPr>
          <w:rFonts w:ascii="Avenir Book" w:hAnsi="Avenir Book"/>
        </w:rPr>
        <w:t xml:space="preserve"> </w:t>
      </w:r>
      <w:r w:rsidR="00520697" w:rsidRPr="00827C28">
        <w:rPr>
          <w:rFonts w:ascii="Avenir Book" w:hAnsi="Avenir Book"/>
        </w:rPr>
        <w:t xml:space="preserve">approximated </w:t>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00575C48" w:rsidRPr="003B1C03">
        <w:rPr>
          <w:rFonts w:ascii="Avenir Book" w:hAnsi="Avenir Book"/>
        </w:rPr>
        <w:t>,</w:t>
      </w:r>
      <w:r w:rsidR="00A04E8F">
        <w:rPr>
          <w:rFonts w:ascii="Avenir Book" w:hAnsi="Avenir Book"/>
        </w:rPr>
        <w:t xml:space="preserve"> and</w:t>
      </w:r>
      <w:r w:rsidR="00575C48" w:rsidRPr="003B1C03">
        <w:rPr>
          <w:rFonts w:ascii="Avenir Book" w:hAnsi="Avenir Book"/>
        </w:rPr>
        <w:t xml:space="preserve"> </w:t>
      </w:r>
      <m:oMath>
        <m:r>
          <w:rPr>
            <w:rFonts w:ascii="Cambria Math" w:hAnsi="Cambria Math"/>
          </w:rPr>
          <m:t>⟨d⟩=0.5</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biomass 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m:oMath>
        <m:r>
          <w:rPr>
            <w:rFonts w:ascii="Cambria Math" w:hAnsi="Cambria Math"/>
          </w:rPr>
          <m:t>0.001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results </w:t>
      </w:r>
      <w:r w:rsidR="00575C48" w:rsidRPr="003B1C03">
        <w:rPr>
          <w:rFonts w:ascii="Avenir Book" w:hAnsi="Avenir Book"/>
        </w:rPr>
        <w:t xml:space="preserve">are from </w:t>
      </w:r>
      <w:r w:rsidR="00A04E8F">
        <w:rPr>
          <w:rFonts w:ascii="Avenir Book" w:hAnsi="Avenir Book"/>
        </w:rPr>
        <w:t>calculations with the same parameters as Fig. 1b</w:t>
      </w:r>
      <w:r w:rsidR="00575C48" w:rsidRPr="00D83B78">
        <w:rPr>
          <w:rFonts w:ascii="Avenir Book" w:hAnsi="Avenir Book"/>
        </w:rPr>
        <w:t>.</w:t>
      </w:r>
    </w:p>
    <w:p w14:paraId="6EC9E467" w14:textId="14C944AE" w:rsidR="00575C48" w:rsidRPr="009D3C49" w:rsidRDefault="007F44C8" w:rsidP="00080385">
      <w:pPr>
        <w:rPr>
          <w:rFonts w:ascii="Avenir Book" w:hAnsi="Avenir Book"/>
        </w:rPr>
      </w:pPr>
      <w:r w:rsidRPr="009D3C49">
        <w:rPr>
          <w:rFonts w:ascii="Avenir Book" w:hAnsi="Avenir Book"/>
        </w:rPr>
        <w:t xml:space="preserve">Figure </w:t>
      </w:r>
      <w:r w:rsidR="00575C48" w:rsidRPr="009D3C49">
        <w:rPr>
          <w:rFonts w:ascii="Avenir Book" w:hAnsi="Avenir Book"/>
        </w:rPr>
        <w:t>3: The equilibrium biomass of the population as a function of the climate velocity on the x-axis and the harvesting rate on the y-axis</w:t>
      </w:r>
      <w:r w:rsidR="00054EA7" w:rsidRPr="009D3C49">
        <w:rPr>
          <w:rFonts w:ascii="Avenir Book" w:hAnsi="Avenir Book"/>
        </w:rPr>
        <w:t xml:space="preserve"> under</w:t>
      </w:r>
      <w:r w:rsidR="00575C48" w:rsidRPr="009D3C49">
        <w:rPr>
          <w:rFonts w:ascii="Avenir Book" w:hAnsi="Avenir Book"/>
        </w:rPr>
        <w:t xml:space="preserve"> </w:t>
      </w:r>
      <w:r w:rsidR="00A04E8F" w:rsidRPr="009D3C49">
        <w:rPr>
          <w:rFonts w:ascii="Avenir Book" w:hAnsi="Avenir Book"/>
        </w:rPr>
        <w:t xml:space="preserve">alternative </w:t>
      </w:r>
      <w:r w:rsidR="00575C48" w:rsidRPr="009D3C49">
        <w:rPr>
          <w:rFonts w:ascii="Avenir Book" w:hAnsi="Avenir Book"/>
        </w:rPr>
        <w:t>management strategies</w:t>
      </w:r>
      <w:r w:rsidR="00B82E56" w:rsidRPr="009D3C49">
        <w:rPr>
          <w:rFonts w:ascii="Avenir Book" w:hAnsi="Avenir Book"/>
        </w:rPr>
        <w:t xml:space="preserve">. </w:t>
      </w:r>
      <w:r w:rsidR="00DA2EDF" w:rsidRPr="009D3C49">
        <w:rPr>
          <w:rFonts w:ascii="Avenir Book" w:hAnsi="Avenir Book"/>
        </w:rPr>
        <w:t>(a) The equilibrium biomass for simulations</w:t>
      </w:r>
      <w:r w:rsidR="001711AD" w:rsidRPr="009D3C49">
        <w:rPr>
          <w:rFonts w:ascii="Avenir Book" w:hAnsi="Avenir Book"/>
        </w:rPr>
        <w:t xml:space="preserve"> with constant harvest rates</w:t>
      </w:r>
      <w:r w:rsidR="00DA2EDF" w:rsidRPr="009D3C49">
        <w:rPr>
          <w:rFonts w:ascii="Avenir Book" w:hAnsi="Avenir Book"/>
        </w:rPr>
        <w:t xml:space="preserve"> (compare to figure 1b). (b) Equilibrium biomass for simulations with threshold management. </w:t>
      </w:r>
      <w:r w:rsidR="009D3C49" w:rsidRPr="009D3C49">
        <w:rPr>
          <w:rFonts w:ascii="Avenir Book" w:hAnsi="Avenir Book" w:cs="Helvetica"/>
        </w:rPr>
        <w:t xml:space="preserve">For threshold management, the maximum threshold is set to be the largest population size observed at a given time step before harvesting. </w:t>
      </w:r>
      <w:r w:rsidR="00786A99" w:rsidRPr="009D3C49">
        <w:rPr>
          <w:rFonts w:ascii="Avenir Book" w:hAnsi="Avenir Book"/>
        </w:rPr>
        <w:t>T</w:t>
      </w:r>
      <w:r w:rsidR="00EA1EB1" w:rsidRPr="009D3C49">
        <w:rPr>
          <w:rFonts w:ascii="Avenir Book" w:hAnsi="Avenir Book"/>
        </w:rPr>
        <w:t xml:space="preserve">he </w:t>
      </w:r>
      <w:r w:rsidR="00AD4C3A" w:rsidRPr="009D3C49">
        <w:rPr>
          <w:rFonts w:ascii="Avenir Book" w:hAnsi="Avenir Book"/>
        </w:rPr>
        <w:t>y</w:t>
      </w:r>
      <w:r w:rsidR="00054EA7" w:rsidRPr="009D3C49">
        <w:rPr>
          <w:rFonts w:ascii="Avenir Book" w:hAnsi="Avenir Book"/>
        </w:rPr>
        <w:t>-</w:t>
      </w:r>
      <w:r w:rsidR="00786A99" w:rsidRPr="009D3C49">
        <w:rPr>
          <w:rFonts w:ascii="Avenir Book" w:hAnsi="Avenir Book"/>
        </w:rPr>
        <w:t xml:space="preserve">axis is the proportion of the maximum threshold that is </w:t>
      </w:r>
      <w:r w:rsidR="00C562BB" w:rsidRPr="009D3C49">
        <w:rPr>
          <w:rFonts w:ascii="Avenir Book" w:hAnsi="Avenir Book"/>
        </w:rPr>
        <w:t>protected from harvesting</w:t>
      </w:r>
      <w:r w:rsidR="00575C48" w:rsidRPr="009D3C49">
        <w:rPr>
          <w:rFonts w:ascii="Avenir Book" w:hAnsi="Avenir Book"/>
        </w:rPr>
        <w:t xml:space="preserve">. </w:t>
      </w:r>
      <w:r w:rsidR="001711AD" w:rsidRPr="009D3C49">
        <w:rPr>
          <w:rFonts w:ascii="Avenir Book" w:hAnsi="Avenir Book"/>
        </w:rPr>
        <w:t xml:space="preserve">(c) Equilibrium biomass for simulations with many small MPAs. (d) Equilibrium biomass for simulations with few large MPAs. </w:t>
      </w:r>
      <w:r w:rsidR="00575C48" w:rsidRPr="009D3C49">
        <w:rPr>
          <w:rFonts w:ascii="Avenir Book" w:hAnsi="Avenir Book"/>
        </w:rPr>
        <w:t xml:space="preserve">These results are from a simulation with a Laplacian dispersal kernel with parameters </w:t>
      </w:r>
      <m:oMath>
        <m:r>
          <w:rPr>
            <w:rFonts w:ascii="Cambria Math" w:hAnsi="Cambria Math"/>
          </w:rPr>
          <m:t>L=1</m:t>
        </m:r>
      </m:oMath>
      <w:r w:rsidR="00575C48"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9D3C49">
        <w:rPr>
          <w:rFonts w:ascii="Avenir Book" w:hAnsi="Avenir Book"/>
        </w:rPr>
        <w:t xml:space="preserve">, </w:t>
      </w:r>
      <m:oMath>
        <m:r>
          <w:rPr>
            <w:rFonts w:ascii="Cambria Math" w:hAnsi="Cambria Math"/>
          </w:rPr>
          <m:t>K=100</m:t>
        </m:r>
      </m:oMath>
      <w:r w:rsidR="00575C48" w:rsidRPr="009D3C49">
        <w:rPr>
          <w:rFonts w:ascii="Avenir Book" w:hAnsi="Avenir Book"/>
        </w:rPr>
        <w:t xml:space="preserve">, and </w:t>
      </w:r>
      <m:oMath>
        <m:r>
          <w:rPr>
            <w:rFonts w:ascii="Cambria Math" w:hAnsi="Cambria Math"/>
          </w:rPr>
          <m:t>⟨d⟩=2</m:t>
        </m:r>
      </m:oMath>
      <w:r w:rsidR="00575C48" w:rsidRPr="009D3C49">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463"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463"/>
      <w:r w:rsidR="008B1DE2" w:rsidRPr="006C4A3C" w:rsidDel="008B1DE2">
        <w:t xml:space="preserve"> </w:t>
      </w:r>
      <w:commentRangeStart w:id="464"/>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464"/>
      <w:r w:rsidR="00A70338">
        <w:rPr>
          <w:rStyle w:val="CommentReference"/>
          <w:rFonts w:asciiTheme="minorHAnsi" w:eastAsiaTheme="minorHAnsi" w:hAnsiTheme="minorHAnsi" w:cstheme="minorBidi"/>
          <w:b w:val="0"/>
          <w:bCs w:val="0"/>
          <w:color w:val="auto"/>
        </w:rPr>
        <w:commentReference w:id="464"/>
      </w:r>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7ED048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42F26A2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commentRangeStart w:id="465"/>
      <w:r w:rsidR="00043129">
        <w:rPr>
          <w:rFonts w:ascii="Avenir Book" w:hAnsi="Avenir Book"/>
          <w:noProof/>
        </w:rPr>
        <w:drawing>
          <wp:inline distT="0" distB="0" distL="0" distR="0" wp14:anchorId="7A24CE41" wp14:editId="7035A285">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465"/>
      <w:r w:rsidR="00A70338">
        <w:rPr>
          <w:rStyle w:val="CommentReference"/>
        </w:rPr>
        <w:commentReference w:id="465"/>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2" w:author="Emma Fuller" w:date="2014-04-30T08:14:00Z" w:initials="EF">
    <w:p w14:paraId="1AA4D35E" w14:textId="7AA7C471" w:rsidR="00055510" w:rsidRDefault="00055510">
      <w:pPr>
        <w:pStyle w:val="CommentText"/>
      </w:pPr>
      <w:r>
        <w:rPr>
          <w:rStyle w:val="CommentReference"/>
        </w:rPr>
        <w:annotationRef/>
      </w:r>
      <w:r>
        <w:t>James: Sensitive to this?</w:t>
      </w:r>
    </w:p>
  </w:comment>
  <w:comment w:id="335" w:author="Emma Fuller" w:date="2014-04-30T08:15:00Z" w:initials="EF">
    <w:p w14:paraId="69644DBD" w14:textId="45EA7D0B" w:rsidR="00055510" w:rsidRDefault="00055510">
      <w:pPr>
        <w:pStyle w:val="CommentText"/>
      </w:pPr>
      <w:r>
        <w:rPr>
          <w:rStyle w:val="CommentReference"/>
        </w:rPr>
        <w:annotationRef/>
      </w:r>
      <w:r>
        <w:t xml:space="preserve">James: </w:t>
      </w:r>
      <w:r>
        <w:rPr>
          <w:rStyle w:val="CommentReference"/>
        </w:rPr>
        <w:annotationRef/>
      </w:r>
      <w:r>
        <w:t>Is 150 generations enough? My models typically are run for thousands of time steps to get to equilibrium. What numerical scheme did you use to solve the model?</w:t>
      </w:r>
    </w:p>
  </w:comment>
  <w:comment w:id="338" w:author="Emma Fuller" w:date="2014-04-30T08:16:00Z" w:initials="EF">
    <w:p w14:paraId="565669DB" w14:textId="21F389D9" w:rsidR="00055510" w:rsidRDefault="00055510">
      <w:pPr>
        <w:pStyle w:val="CommentText"/>
      </w:pPr>
      <w:r>
        <w:rPr>
          <w:rStyle w:val="CommentReference"/>
        </w:rPr>
        <w:annotationRef/>
      </w:r>
      <w:r>
        <w:t xml:space="preserve">James: </w:t>
      </w:r>
      <w:r>
        <w:rPr>
          <w:rStyle w:val="CommentReference"/>
        </w:rPr>
        <w:annotationRef/>
      </w:r>
      <w:r>
        <w:t>Why not just take the last value? If you have cycles, you should identify the period, and take the mean over that time scale, instead of 300 generations.</w:t>
      </w:r>
    </w:p>
  </w:comment>
  <w:comment w:id="340" w:author="Emma Fuller" w:date="2014-04-30T08:27:00Z" w:initials="EF">
    <w:p w14:paraId="41F736CE" w14:textId="0D82EABE" w:rsidR="00055510" w:rsidRDefault="00055510">
      <w:pPr>
        <w:pStyle w:val="CommentText"/>
      </w:pPr>
      <w:r>
        <w:rPr>
          <w:rStyle w:val="CommentReference"/>
        </w:rPr>
        <w:annotationRef/>
      </w:r>
      <w:r>
        <w:t xml:space="preserve">Emily: </w:t>
      </w:r>
      <w:r>
        <w:rPr>
          <w:rStyle w:val="CommentReference"/>
        </w:rPr>
        <w:annotationRef/>
      </w:r>
      <w:r>
        <w:t>So does this mean that harvesting was equal to what would happen with no reserves – that is, all fishing pressure was conserved and shifting to the non-MPA area? Or that fishing was proportional to the space remaining, thus fishing pressure was overall reduced? Just clarifying. Finally, was the amount of total MPA space the same for both simulations? Would that be a factor as well?</w:t>
      </w:r>
    </w:p>
  </w:comment>
  <w:comment w:id="354" w:author="Emma Fuller" w:date="2014-04-30T08:18:00Z" w:initials="EF">
    <w:p w14:paraId="2B20C2F6" w14:textId="6093FE70" w:rsidR="00055510" w:rsidRDefault="00055510">
      <w:pPr>
        <w:pStyle w:val="CommentText"/>
      </w:pPr>
      <w:r>
        <w:rPr>
          <w:rStyle w:val="CommentReference"/>
        </w:rPr>
        <w:annotationRef/>
      </w:r>
      <w:r>
        <w:t xml:space="preserve">James: </w:t>
      </w:r>
      <w:r>
        <w:rPr>
          <w:rStyle w:val="CommentReference"/>
        </w:rPr>
        <w:annotationRef/>
      </w:r>
      <w:r>
        <w:t>Is this always true. What about life-history trade offs?</w:t>
      </w:r>
    </w:p>
  </w:comment>
  <w:comment w:id="368" w:author="Emma Fuller" w:date="2014-04-30T08:19:00Z" w:initials="EF">
    <w:p w14:paraId="2129527A" w14:textId="69C9DBCA" w:rsidR="00055510" w:rsidRDefault="00055510">
      <w:pPr>
        <w:pStyle w:val="CommentText"/>
      </w:pPr>
      <w:r>
        <w:rPr>
          <w:rStyle w:val="CommentReference"/>
        </w:rPr>
        <w:annotationRef/>
      </w:r>
      <w:r>
        <w:rPr>
          <w:rStyle w:val="CommentReference"/>
        </w:rPr>
        <w:t>James: Have you thought about adding stochasticity (random reductions in abundances)? Seems to me this would change this result entirely.</w:t>
      </w:r>
    </w:p>
  </w:comment>
  <w:comment w:id="369" w:author="Emma Fuller" w:date="2014-04-30T08:29:00Z" w:initials="EF">
    <w:p w14:paraId="6BC6C891" w14:textId="19A7905B" w:rsidR="00055510" w:rsidRDefault="00055510">
      <w:pPr>
        <w:pStyle w:val="CommentText"/>
      </w:pPr>
      <w:r>
        <w:rPr>
          <w:rStyle w:val="CommentReference"/>
        </w:rPr>
        <w:annotationRef/>
      </w:r>
      <w:r>
        <w:t xml:space="preserve">Emily:  </w:t>
      </w:r>
      <w:r>
        <w:rPr>
          <w:rStyle w:val="CommentReference"/>
        </w:rPr>
        <w:annotationRef/>
      </w:r>
      <w:r>
        <w:t>Is the total amount of protected space the same in both simulations (just allocated differently)? If so, you may want to say so. If not, could the difference be that there is more or less space protected in one simulation or another? Would that be important?</w:t>
      </w:r>
    </w:p>
  </w:comment>
  <w:comment w:id="371" w:author="Emma Fuller" w:date="2014-04-30T08:30:00Z" w:initials="EF">
    <w:p w14:paraId="4B252A99" w14:textId="390B2A75" w:rsidR="00055510" w:rsidRDefault="00055510" w:rsidP="00550641">
      <w:pPr>
        <w:pStyle w:val="CommentText"/>
      </w:pPr>
      <w:r>
        <w:rPr>
          <w:rStyle w:val="CommentReference"/>
        </w:rPr>
        <w:annotationRef/>
      </w:r>
      <w:r>
        <w:t xml:space="preserve">Emily: </w:t>
      </w:r>
      <w:r>
        <w:rPr>
          <w:rStyle w:val="CommentReference"/>
        </w:rPr>
        <w:annotationRef/>
      </w:r>
      <w:r>
        <w:t xml:space="preserve"> Your environment isn’t stochastic – it is shifting in a predictable way. I’d be careful of the leap so quickly to reality, especially given that a wealth of research over, what, two decades or something is still unable to put the “many small vs. few large” debate to bed.  </w:t>
      </w:r>
    </w:p>
    <w:p w14:paraId="6BE00765" w14:textId="77777777" w:rsidR="00055510" w:rsidRDefault="00055510" w:rsidP="00550641">
      <w:pPr>
        <w:pStyle w:val="CommentText"/>
      </w:pPr>
    </w:p>
    <w:p w14:paraId="2718B1C9" w14:textId="0C88A967" w:rsidR="00055510" w:rsidRDefault="00055510" w:rsidP="00550641">
      <w:pPr>
        <w:pStyle w:val="CommentText"/>
      </w:pPr>
      <w:r>
        <w:t>I also kind of think this entire sentence belongs in the discussion, not in results, or should simply be “Minimum population biomass was higher in the simulations with smaller MPAs.”</w:t>
      </w:r>
    </w:p>
  </w:comment>
  <w:comment w:id="401" w:author="Emma Fuller" w:date="2014-04-30T08:33:00Z" w:initials="EF">
    <w:p w14:paraId="3CDB2C6D" w14:textId="60BDF0B6" w:rsidR="00055510" w:rsidRDefault="00055510">
      <w:pPr>
        <w:pStyle w:val="CommentText"/>
      </w:pPr>
      <w:r>
        <w:rPr>
          <w:rStyle w:val="CommentReference"/>
        </w:rPr>
        <w:annotationRef/>
      </w:r>
      <w:r>
        <w:t>Emily:  More than just this one – this is a pretty widely accepted, and is also behind the importance of addressing metapopulations or substocks in management (that is, the loss of genetic diversity due to fishing and other anthropogenic influences is a big problem for the ability to deal with a changing and variable environment, period, not just in the face of climate change).</w:t>
      </w:r>
    </w:p>
  </w:comment>
  <w:comment w:id="402" w:author="Emma Fuller" w:date="2014-04-30T08:33:00Z" w:initials="EF">
    <w:p w14:paraId="6D7144D2" w14:textId="2A3800CA" w:rsidR="00055510" w:rsidRDefault="00055510">
      <w:pPr>
        <w:pStyle w:val="CommentText"/>
      </w:pPr>
      <w:r>
        <w:rPr>
          <w:rStyle w:val="CommentReference"/>
        </w:rPr>
        <w:annotationRef/>
      </w:r>
      <w:r>
        <w:t xml:space="preserve">Emily: </w:t>
      </w:r>
      <w:r>
        <w:rPr>
          <w:rStyle w:val="CommentReference"/>
        </w:rPr>
        <w:annotationRef/>
      </w:r>
      <w:r>
        <w:t xml:space="preserve"> Are we sure no one else has looked or discussed this in terms of fishing? I know there are increasing number of papers on shifting distributions of species, but confirm none have discussed fishing… I don’t remember any off the top of my head with a fishing component in their model, but I’m also surprised at this and feel like there are some…… For instance, I assume you’ve reviewed all of Janet Nye’s papers and any that have cited her work? Haven’t the UBC people used EwE to look at fishing and climate together?</w:t>
      </w:r>
    </w:p>
  </w:comment>
  <w:comment w:id="412" w:author="Eleanor Brush" w:date="2014-05-12T22:45:00Z" w:initials="EB">
    <w:p w14:paraId="7E7F1CD3" w14:textId="7729AD06" w:rsidR="00055510" w:rsidRDefault="00055510">
      <w:pPr>
        <w:pStyle w:val="CommentText"/>
      </w:pPr>
      <w:r>
        <w:rPr>
          <w:rStyle w:val="CommentReference"/>
        </w:rPr>
        <w:annotationRef/>
      </w:r>
      <w:r>
        <w:t>I don’t quite understand this sentence.  Can we say it more simply?</w:t>
      </w:r>
    </w:p>
  </w:comment>
  <w:comment w:id="426" w:author="Emma Fuller" w:date="2014-04-30T08:20:00Z" w:initials="EF">
    <w:p w14:paraId="30A8B7E0" w14:textId="54D9B6C1" w:rsidR="00055510" w:rsidRDefault="00055510">
      <w:pPr>
        <w:pStyle w:val="CommentText"/>
      </w:pPr>
      <w:r>
        <w:rPr>
          <w:rStyle w:val="CommentReference"/>
        </w:rPr>
        <w:annotationRef/>
      </w:r>
      <w:r>
        <w:t>James: Yes, but do  species with higher dispersal distances generally have higher fecundity? Evolution would say yes. But I don’t know the exact answer. I’d be careful about ignoring life history trade off ideas.</w:t>
      </w:r>
    </w:p>
  </w:comment>
  <w:comment w:id="429" w:author="Emma Fuller" w:date="2014-04-30T08:36:00Z" w:initials="EF">
    <w:p w14:paraId="6AE167D3" w14:textId="118B8456" w:rsidR="00055510" w:rsidRDefault="00055510">
      <w:pPr>
        <w:pStyle w:val="CommentText"/>
      </w:pPr>
      <w:r>
        <w:rPr>
          <w:rStyle w:val="CommentReference"/>
        </w:rPr>
        <w:annotationRef/>
      </w:r>
      <w:r>
        <w:t>Emily:  Find real world examples of this before generalizing beyond the theoretical. While I agree this can and probably does happen, I don’t think it does always or even often. I’d say fishing is less likely to behaves this way as fish shift spatially and instead does a pretty good job of keeping up, whereas management is more often way less able to adapt. Consequently, as you mention later, fishing can happen on unmanaged areas. This is the story of shifting from inshore to offshore grounds, or expanding to the high seas.</w:t>
      </w:r>
    </w:p>
  </w:comment>
  <w:comment w:id="430" w:author="Emma Fuller" w:date="2014-04-30T08:37:00Z" w:initials="EF">
    <w:p w14:paraId="7DABE1AF" w14:textId="1657C7F0" w:rsidR="00055510" w:rsidRDefault="00055510">
      <w:pPr>
        <w:pStyle w:val="CommentText"/>
      </w:pPr>
      <w:r>
        <w:rPr>
          <w:rStyle w:val="CommentReference"/>
        </w:rPr>
        <w:annotationRef/>
      </w:r>
      <w:r>
        <w:t>Emily:  Yep. And management lags behind fishermen movement, as well. Might want to find some refs for this, although it does seem intuitive.</w:t>
      </w:r>
    </w:p>
  </w:comment>
  <w:comment w:id="433" w:author="Emma Fuller" w:date="2014-04-30T08:38:00Z" w:initials="EF">
    <w:p w14:paraId="1A694415" w14:textId="77777777" w:rsidR="00055510" w:rsidRDefault="00055510" w:rsidP="00D15100">
      <w:pPr>
        <w:pStyle w:val="CommentText"/>
      </w:pPr>
      <w:r>
        <w:rPr>
          <w:rStyle w:val="CommentReference"/>
        </w:rPr>
        <w:annotationRef/>
      </w:r>
      <w:r>
        <w:t xml:space="preserve">Emily: </w:t>
      </w:r>
      <w:r>
        <w:rPr>
          <w:rStyle w:val="CommentReference"/>
        </w:rPr>
        <w:annotationRef/>
      </w:r>
      <w:r>
        <w:t>This is a lil weird to me, but I’m not entirely sure why. It somewhat simplifies the establishment of new species, and the ramifications for that on the greater ecosystem, and assumes this will be a linear process… or something.</w:t>
      </w:r>
    </w:p>
    <w:p w14:paraId="53659652" w14:textId="77777777" w:rsidR="00055510" w:rsidRDefault="00055510" w:rsidP="00D15100">
      <w:pPr>
        <w:pStyle w:val="CommentText"/>
      </w:pPr>
    </w:p>
    <w:p w14:paraId="596CFCFD" w14:textId="7B44A692" w:rsidR="00055510" w:rsidRDefault="00055510" w:rsidP="00D15100">
      <w:pPr>
        <w:pStyle w:val="CommentText"/>
      </w:pPr>
      <w:r>
        <w:t xml:space="preserve">In general, though, I think the real problem to talk about is the likelihood that fishermen may catch on to shifting species more quickly than management. That’s the real and likely problem.  </w:t>
      </w:r>
    </w:p>
  </w:comment>
  <w:comment w:id="436" w:author="Emma Fuller" w:date="2014-04-30T08:21:00Z" w:initials="EF">
    <w:p w14:paraId="18AC47A9" w14:textId="4091BF3A" w:rsidR="00055510" w:rsidRDefault="00055510">
      <w:pPr>
        <w:pStyle w:val="CommentText"/>
      </w:pPr>
      <w:r>
        <w:rPr>
          <w:rStyle w:val="CommentReference"/>
        </w:rPr>
        <w:annotationRef/>
      </w:r>
      <w:r>
        <w:t xml:space="preserve">James: </w:t>
      </w:r>
      <w:r>
        <w:rPr>
          <w:rStyle w:val="CommentReference"/>
        </w:rPr>
        <w:annotationRef/>
      </w:r>
      <w:r>
        <w:t>But what are the disadvantages of many small MPAs (hard to ensure compliance, not possible for some habitats… etc).</w:t>
      </w:r>
    </w:p>
  </w:comment>
  <w:comment w:id="438" w:author="Emma Fuller" w:date="2014-04-30T08:39:00Z" w:initials="EF">
    <w:p w14:paraId="10762761" w14:textId="38F9E2FD" w:rsidR="00055510" w:rsidRDefault="00055510">
      <w:pPr>
        <w:pStyle w:val="CommentText"/>
      </w:pPr>
      <w:r>
        <w:rPr>
          <w:rStyle w:val="CommentReference"/>
        </w:rPr>
        <w:annotationRef/>
      </w:r>
      <w:r>
        <w:t>Emily:  Can you expand on this result? I am curious about this, and I think it is telling for the application of your results. That is, the large vs. small outcome looks like it’s less about many small being generally better, and maybe more due to aspects of the model. Yet it is those aspects that are important and more useful to this conversation. For example, instead of this conclusion, I’d stop with “…the details matter. Here, we found that large MPAs work better, but it may be due to the spacing between them and the impacts of fishing in those spaces. Therefore, this work contributes to the discussion about MPA design by showing that size is also dependent on other things  - fishing pressure outside of the reserve, larval dispersal ranges, etc.” I think dispersal may have also played a part in your results?</w:t>
      </w:r>
    </w:p>
  </w:comment>
  <w:comment w:id="464" w:author="Emma Fuller" w:date="2014-04-30T08:22:00Z" w:initials="EF">
    <w:p w14:paraId="06003B60" w14:textId="2C87DA47" w:rsidR="00055510" w:rsidRDefault="00055510">
      <w:pPr>
        <w:pStyle w:val="CommentText"/>
      </w:pPr>
      <w:r>
        <w:rPr>
          <w:rStyle w:val="CommentReference"/>
        </w:rPr>
        <w:annotationRef/>
      </w:r>
      <w:r>
        <w:t>James: use high res pngs and to get rid of the white lines on the heatmaps.</w:t>
      </w:r>
    </w:p>
  </w:comment>
  <w:comment w:id="465" w:author="Emma Fuller" w:date="2014-04-30T08:23:00Z" w:initials="EF">
    <w:p w14:paraId="0E9C0A13" w14:textId="5D0B4252" w:rsidR="00055510" w:rsidRDefault="00055510">
      <w:pPr>
        <w:pStyle w:val="CommentText"/>
      </w:pPr>
      <w:r>
        <w:rPr>
          <w:rStyle w:val="CommentReference"/>
        </w:rPr>
        <w:annotationRef/>
      </w:r>
      <w:r>
        <w:t>D looks smaller than the other letters.. will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055510" w:rsidRDefault="00055510" w:rsidP="00AD2D55">
      <w:pPr>
        <w:spacing w:after="0"/>
      </w:pPr>
      <w:r>
        <w:separator/>
      </w:r>
    </w:p>
  </w:endnote>
  <w:endnote w:type="continuationSeparator" w:id="0">
    <w:p w14:paraId="6B33D488" w14:textId="77777777" w:rsidR="00055510" w:rsidRDefault="00055510"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venir Book">
    <w:altName w:val="Corbel"/>
    <w:charset w:val="00"/>
    <w:family w:val="auto"/>
    <w:pitch w:val="variable"/>
    <w:sig w:usb0="800000AF" w:usb1="5000204A" w:usb2="00000000" w:usb3="00000000" w:csb0="0000009B" w:csb1="00000000"/>
  </w:font>
  <w:font w:name="Cambria Math">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055510" w:rsidRDefault="00055510"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055510" w:rsidRDefault="00055510"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055510" w:rsidRDefault="00055510"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7017">
      <w:rPr>
        <w:rStyle w:val="PageNumber"/>
        <w:noProof/>
      </w:rPr>
      <w:t>30</w:t>
    </w:r>
    <w:r>
      <w:rPr>
        <w:rStyle w:val="PageNumber"/>
      </w:rPr>
      <w:fldChar w:fldCharType="end"/>
    </w:r>
  </w:p>
  <w:p w14:paraId="63942825" w14:textId="77777777" w:rsidR="00055510" w:rsidRDefault="00055510"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055510" w:rsidRDefault="00055510" w:rsidP="00AD2D55">
      <w:pPr>
        <w:spacing w:after="0"/>
      </w:pPr>
      <w:r>
        <w:separator/>
      </w:r>
    </w:p>
  </w:footnote>
  <w:footnote w:type="continuationSeparator" w:id="0">
    <w:p w14:paraId="34464667" w14:textId="77777777" w:rsidR="00055510" w:rsidRDefault="00055510"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DB4"/>
    <w:rsid w:val="0000634A"/>
    <w:rsid w:val="00011C8B"/>
    <w:rsid w:val="00025C3A"/>
    <w:rsid w:val="00026EF3"/>
    <w:rsid w:val="00027B87"/>
    <w:rsid w:val="00027C8A"/>
    <w:rsid w:val="000321C0"/>
    <w:rsid w:val="000340DE"/>
    <w:rsid w:val="00043129"/>
    <w:rsid w:val="0004324C"/>
    <w:rsid w:val="00046FAD"/>
    <w:rsid w:val="00054EA7"/>
    <w:rsid w:val="00055510"/>
    <w:rsid w:val="00071003"/>
    <w:rsid w:val="00073353"/>
    <w:rsid w:val="0007485B"/>
    <w:rsid w:val="00075761"/>
    <w:rsid w:val="00080385"/>
    <w:rsid w:val="00086D35"/>
    <w:rsid w:val="00086FB4"/>
    <w:rsid w:val="00095148"/>
    <w:rsid w:val="000A1732"/>
    <w:rsid w:val="000A2C95"/>
    <w:rsid w:val="000A40EF"/>
    <w:rsid w:val="000A5BB5"/>
    <w:rsid w:val="000B4230"/>
    <w:rsid w:val="000C74C5"/>
    <w:rsid w:val="000D6853"/>
    <w:rsid w:val="000D7FDE"/>
    <w:rsid w:val="000E6A2F"/>
    <w:rsid w:val="000F3D6D"/>
    <w:rsid w:val="000F3FED"/>
    <w:rsid w:val="0010381E"/>
    <w:rsid w:val="00106C5D"/>
    <w:rsid w:val="00107B42"/>
    <w:rsid w:val="0011551D"/>
    <w:rsid w:val="00117E7D"/>
    <w:rsid w:val="0012017D"/>
    <w:rsid w:val="00123B73"/>
    <w:rsid w:val="001311BB"/>
    <w:rsid w:val="00137C74"/>
    <w:rsid w:val="00143EAF"/>
    <w:rsid w:val="001477C2"/>
    <w:rsid w:val="00151E3F"/>
    <w:rsid w:val="00155A42"/>
    <w:rsid w:val="001667FC"/>
    <w:rsid w:val="0016690B"/>
    <w:rsid w:val="001710C8"/>
    <w:rsid w:val="001711AD"/>
    <w:rsid w:val="001742A8"/>
    <w:rsid w:val="001816E9"/>
    <w:rsid w:val="00181CA6"/>
    <w:rsid w:val="00190EA3"/>
    <w:rsid w:val="001B4050"/>
    <w:rsid w:val="001C2164"/>
    <w:rsid w:val="001D5DDE"/>
    <w:rsid w:val="001D7FB7"/>
    <w:rsid w:val="001F5963"/>
    <w:rsid w:val="00200D3B"/>
    <w:rsid w:val="0021402F"/>
    <w:rsid w:val="00215F29"/>
    <w:rsid w:val="002253AD"/>
    <w:rsid w:val="002303A8"/>
    <w:rsid w:val="00230C5A"/>
    <w:rsid w:val="002318B8"/>
    <w:rsid w:val="00232ABD"/>
    <w:rsid w:val="00233DD0"/>
    <w:rsid w:val="00236BFD"/>
    <w:rsid w:val="00240543"/>
    <w:rsid w:val="00242A02"/>
    <w:rsid w:val="002575C7"/>
    <w:rsid w:val="002619D4"/>
    <w:rsid w:val="00271082"/>
    <w:rsid w:val="00272A1E"/>
    <w:rsid w:val="00273CEE"/>
    <w:rsid w:val="0027588C"/>
    <w:rsid w:val="00286494"/>
    <w:rsid w:val="00286808"/>
    <w:rsid w:val="00295BC5"/>
    <w:rsid w:val="002A023D"/>
    <w:rsid w:val="002A57A4"/>
    <w:rsid w:val="002B5A08"/>
    <w:rsid w:val="002C1A66"/>
    <w:rsid w:val="002C5C3D"/>
    <w:rsid w:val="002F4FA2"/>
    <w:rsid w:val="002F55C8"/>
    <w:rsid w:val="002F5A83"/>
    <w:rsid w:val="00313F8E"/>
    <w:rsid w:val="003228DC"/>
    <w:rsid w:val="003245CF"/>
    <w:rsid w:val="00324C60"/>
    <w:rsid w:val="00334B1F"/>
    <w:rsid w:val="003373D3"/>
    <w:rsid w:val="003601E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15DCA"/>
    <w:rsid w:val="00426375"/>
    <w:rsid w:val="00426EE1"/>
    <w:rsid w:val="00435D96"/>
    <w:rsid w:val="00444CEF"/>
    <w:rsid w:val="0045548F"/>
    <w:rsid w:val="00457B76"/>
    <w:rsid w:val="0046056A"/>
    <w:rsid w:val="00461413"/>
    <w:rsid w:val="00471809"/>
    <w:rsid w:val="00474AEC"/>
    <w:rsid w:val="0048530C"/>
    <w:rsid w:val="00496427"/>
    <w:rsid w:val="00497BEE"/>
    <w:rsid w:val="004A5497"/>
    <w:rsid w:val="004A5822"/>
    <w:rsid w:val="004B5D8E"/>
    <w:rsid w:val="004D7E4B"/>
    <w:rsid w:val="004E29B3"/>
    <w:rsid w:val="004E611E"/>
    <w:rsid w:val="004F793F"/>
    <w:rsid w:val="00510AFE"/>
    <w:rsid w:val="00512A56"/>
    <w:rsid w:val="00520697"/>
    <w:rsid w:val="00537DC3"/>
    <w:rsid w:val="00543F5E"/>
    <w:rsid w:val="00544049"/>
    <w:rsid w:val="0054598F"/>
    <w:rsid w:val="00550641"/>
    <w:rsid w:val="00550D4E"/>
    <w:rsid w:val="00566A4F"/>
    <w:rsid w:val="00575C48"/>
    <w:rsid w:val="0057608D"/>
    <w:rsid w:val="005768DE"/>
    <w:rsid w:val="00580DD8"/>
    <w:rsid w:val="00582E98"/>
    <w:rsid w:val="00585241"/>
    <w:rsid w:val="00590D07"/>
    <w:rsid w:val="00594C95"/>
    <w:rsid w:val="005A0746"/>
    <w:rsid w:val="005B048B"/>
    <w:rsid w:val="005B10B0"/>
    <w:rsid w:val="005C2D90"/>
    <w:rsid w:val="005C6F2D"/>
    <w:rsid w:val="005E1AEE"/>
    <w:rsid w:val="005F20CB"/>
    <w:rsid w:val="00601904"/>
    <w:rsid w:val="00606E60"/>
    <w:rsid w:val="00612EAF"/>
    <w:rsid w:val="00615C5A"/>
    <w:rsid w:val="00627C41"/>
    <w:rsid w:val="0063115A"/>
    <w:rsid w:val="00634756"/>
    <w:rsid w:val="00635576"/>
    <w:rsid w:val="006421EA"/>
    <w:rsid w:val="00644177"/>
    <w:rsid w:val="00652468"/>
    <w:rsid w:val="006635C1"/>
    <w:rsid w:val="0066481A"/>
    <w:rsid w:val="006815BA"/>
    <w:rsid w:val="00683629"/>
    <w:rsid w:val="00687017"/>
    <w:rsid w:val="006938E3"/>
    <w:rsid w:val="006943B2"/>
    <w:rsid w:val="00697383"/>
    <w:rsid w:val="006A5527"/>
    <w:rsid w:val="006A6D4F"/>
    <w:rsid w:val="006B238D"/>
    <w:rsid w:val="006C4A3C"/>
    <w:rsid w:val="006D5023"/>
    <w:rsid w:val="006D78A7"/>
    <w:rsid w:val="006D79A5"/>
    <w:rsid w:val="006E6073"/>
    <w:rsid w:val="006F5975"/>
    <w:rsid w:val="0071042E"/>
    <w:rsid w:val="00710F70"/>
    <w:rsid w:val="0072111B"/>
    <w:rsid w:val="00721C5A"/>
    <w:rsid w:val="00722282"/>
    <w:rsid w:val="00724656"/>
    <w:rsid w:val="00726265"/>
    <w:rsid w:val="00734BCE"/>
    <w:rsid w:val="007434D1"/>
    <w:rsid w:val="007447F7"/>
    <w:rsid w:val="00744AE7"/>
    <w:rsid w:val="0074606B"/>
    <w:rsid w:val="00750D6A"/>
    <w:rsid w:val="007527C6"/>
    <w:rsid w:val="00760330"/>
    <w:rsid w:val="00762A56"/>
    <w:rsid w:val="00764BFE"/>
    <w:rsid w:val="007767DA"/>
    <w:rsid w:val="00782314"/>
    <w:rsid w:val="007846D8"/>
    <w:rsid w:val="00784D58"/>
    <w:rsid w:val="00786A79"/>
    <w:rsid w:val="00786A99"/>
    <w:rsid w:val="007A2B2F"/>
    <w:rsid w:val="007A5593"/>
    <w:rsid w:val="007B1D83"/>
    <w:rsid w:val="007B2CEC"/>
    <w:rsid w:val="007B4BEA"/>
    <w:rsid w:val="007C5642"/>
    <w:rsid w:val="007C7684"/>
    <w:rsid w:val="007D06DB"/>
    <w:rsid w:val="007D237B"/>
    <w:rsid w:val="007D63D7"/>
    <w:rsid w:val="007F44C8"/>
    <w:rsid w:val="00820BC4"/>
    <w:rsid w:val="00827C28"/>
    <w:rsid w:val="00844AD9"/>
    <w:rsid w:val="00846430"/>
    <w:rsid w:val="00846EF5"/>
    <w:rsid w:val="00852431"/>
    <w:rsid w:val="00854954"/>
    <w:rsid w:val="00854E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05ED"/>
    <w:rsid w:val="00933027"/>
    <w:rsid w:val="009459AD"/>
    <w:rsid w:val="009465F7"/>
    <w:rsid w:val="0095710C"/>
    <w:rsid w:val="00960B34"/>
    <w:rsid w:val="00963187"/>
    <w:rsid w:val="009631A8"/>
    <w:rsid w:val="009A36D7"/>
    <w:rsid w:val="009A5B57"/>
    <w:rsid w:val="009B7AA6"/>
    <w:rsid w:val="009B7DCE"/>
    <w:rsid w:val="009C1306"/>
    <w:rsid w:val="009D3C49"/>
    <w:rsid w:val="009F777D"/>
    <w:rsid w:val="00A04E8F"/>
    <w:rsid w:val="00A22A2F"/>
    <w:rsid w:val="00A33E2D"/>
    <w:rsid w:val="00A36ECA"/>
    <w:rsid w:val="00A42A6F"/>
    <w:rsid w:val="00A436F4"/>
    <w:rsid w:val="00A45A8E"/>
    <w:rsid w:val="00A53F62"/>
    <w:rsid w:val="00A57A55"/>
    <w:rsid w:val="00A60A31"/>
    <w:rsid w:val="00A70338"/>
    <w:rsid w:val="00A82E97"/>
    <w:rsid w:val="00A8577C"/>
    <w:rsid w:val="00A85881"/>
    <w:rsid w:val="00A8768C"/>
    <w:rsid w:val="00A87D47"/>
    <w:rsid w:val="00A9235A"/>
    <w:rsid w:val="00A975CB"/>
    <w:rsid w:val="00A97B9D"/>
    <w:rsid w:val="00AA7077"/>
    <w:rsid w:val="00AB56DC"/>
    <w:rsid w:val="00AC2797"/>
    <w:rsid w:val="00AC3D63"/>
    <w:rsid w:val="00AD2D55"/>
    <w:rsid w:val="00AD4C3A"/>
    <w:rsid w:val="00AE1CC1"/>
    <w:rsid w:val="00AF7229"/>
    <w:rsid w:val="00B14EAA"/>
    <w:rsid w:val="00B17FE2"/>
    <w:rsid w:val="00B258D7"/>
    <w:rsid w:val="00B270CC"/>
    <w:rsid w:val="00B27EDF"/>
    <w:rsid w:val="00B33B4E"/>
    <w:rsid w:val="00B51ECC"/>
    <w:rsid w:val="00B57883"/>
    <w:rsid w:val="00B82E56"/>
    <w:rsid w:val="00B845E5"/>
    <w:rsid w:val="00B85015"/>
    <w:rsid w:val="00B86B75"/>
    <w:rsid w:val="00B876C7"/>
    <w:rsid w:val="00B87897"/>
    <w:rsid w:val="00BA66CD"/>
    <w:rsid w:val="00BB20EC"/>
    <w:rsid w:val="00BB39B1"/>
    <w:rsid w:val="00BC48D5"/>
    <w:rsid w:val="00BC6E52"/>
    <w:rsid w:val="00BD294E"/>
    <w:rsid w:val="00BE1D72"/>
    <w:rsid w:val="00BE29F1"/>
    <w:rsid w:val="00BE30B5"/>
    <w:rsid w:val="00BE48BC"/>
    <w:rsid w:val="00BE4CF8"/>
    <w:rsid w:val="00C009FF"/>
    <w:rsid w:val="00C00DD0"/>
    <w:rsid w:val="00C03EFA"/>
    <w:rsid w:val="00C149A2"/>
    <w:rsid w:val="00C21878"/>
    <w:rsid w:val="00C35D77"/>
    <w:rsid w:val="00C36279"/>
    <w:rsid w:val="00C42150"/>
    <w:rsid w:val="00C42A27"/>
    <w:rsid w:val="00C45B5B"/>
    <w:rsid w:val="00C45CC8"/>
    <w:rsid w:val="00C51271"/>
    <w:rsid w:val="00C51D18"/>
    <w:rsid w:val="00C562BB"/>
    <w:rsid w:val="00C56714"/>
    <w:rsid w:val="00C60936"/>
    <w:rsid w:val="00C723EF"/>
    <w:rsid w:val="00C74D6A"/>
    <w:rsid w:val="00C84A5D"/>
    <w:rsid w:val="00C8564E"/>
    <w:rsid w:val="00C97FCC"/>
    <w:rsid w:val="00CA1C7A"/>
    <w:rsid w:val="00CA32DC"/>
    <w:rsid w:val="00CD081D"/>
    <w:rsid w:val="00CD3291"/>
    <w:rsid w:val="00CE00F7"/>
    <w:rsid w:val="00D06764"/>
    <w:rsid w:val="00D102DD"/>
    <w:rsid w:val="00D10DFF"/>
    <w:rsid w:val="00D12558"/>
    <w:rsid w:val="00D15100"/>
    <w:rsid w:val="00D160B1"/>
    <w:rsid w:val="00D175DC"/>
    <w:rsid w:val="00D20CF2"/>
    <w:rsid w:val="00D246B5"/>
    <w:rsid w:val="00D35051"/>
    <w:rsid w:val="00D40748"/>
    <w:rsid w:val="00D44BD1"/>
    <w:rsid w:val="00D53E49"/>
    <w:rsid w:val="00D607B3"/>
    <w:rsid w:val="00D6562B"/>
    <w:rsid w:val="00D83B78"/>
    <w:rsid w:val="00D848A4"/>
    <w:rsid w:val="00D85CC0"/>
    <w:rsid w:val="00D90B59"/>
    <w:rsid w:val="00D9625F"/>
    <w:rsid w:val="00D96E27"/>
    <w:rsid w:val="00DA0FCA"/>
    <w:rsid w:val="00DA2EDF"/>
    <w:rsid w:val="00DA319E"/>
    <w:rsid w:val="00DC36F3"/>
    <w:rsid w:val="00DE6E2B"/>
    <w:rsid w:val="00DF12C1"/>
    <w:rsid w:val="00DF18B0"/>
    <w:rsid w:val="00E034CC"/>
    <w:rsid w:val="00E2595C"/>
    <w:rsid w:val="00E27CB0"/>
    <w:rsid w:val="00E315A3"/>
    <w:rsid w:val="00E53915"/>
    <w:rsid w:val="00E53950"/>
    <w:rsid w:val="00E74E13"/>
    <w:rsid w:val="00E75A47"/>
    <w:rsid w:val="00E84496"/>
    <w:rsid w:val="00EA096D"/>
    <w:rsid w:val="00EA1EB1"/>
    <w:rsid w:val="00EA2621"/>
    <w:rsid w:val="00EC2ADB"/>
    <w:rsid w:val="00ED1E3E"/>
    <w:rsid w:val="00ED48DA"/>
    <w:rsid w:val="00ED7E8C"/>
    <w:rsid w:val="00EE0E1F"/>
    <w:rsid w:val="00EE2245"/>
    <w:rsid w:val="00EF197E"/>
    <w:rsid w:val="00F04290"/>
    <w:rsid w:val="00F152F5"/>
    <w:rsid w:val="00F25B60"/>
    <w:rsid w:val="00F33639"/>
    <w:rsid w:val="00F37F17"/>
    <w:rsid w:val="00F4190C"/>
    <w:rsid w:val="00F46BDF"/>
    <w:rsid w:val="00F47957"/>
    <w:rsid w:val="00F600B0"/>
    <w:rsid w:val="00F912D7"/>
    <w:rsid w:val="00FA2973"/>
    <w:rsid w:val="00FA2A59"/>
    <w:rsid w:val="00FA4692"/>
    <w:rsid w:val="00FA6709"/>
    <w:rsid w:val="00FB1B26"/>
    <w:rsid w:val="00FC118C"/>
    <w:rsid w:val="00FC7AE6"/>
    <w:rsid w:val="00FD3462"/>
    <w:rsid w:val="00FD4809"/>
    <w:rsid w:val="00FD5463"/>
    <w:rsid w:val="00FE6284"/>
    <w:rsid w:val="00FF1994"/>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4EEB3-9052-0444-BDAA-45D1B5211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30</Pages>
  <Words>7806</Words>
  <Characters>44499</Characters>
  <Application>Microsoft Macintosh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52201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Eleanor Brush</cp:lastModifiedBy>
  <cp:revision>58</cp:revision>
  <cp:lastPrinted>2014-03-23T16:54:00Z</cp:lastPrinted>
  <dcterms:created xsi:type="dcterms:W3CDTF">2014-03-28T13:06:00Z</dcterms:created>
  <dcterms:modified xsi:type="dcterms:W3CDTF">2014-05-14T18:06:00Z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